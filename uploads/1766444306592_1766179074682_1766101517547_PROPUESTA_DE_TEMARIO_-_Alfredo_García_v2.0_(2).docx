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0" w:author="Alfredo Garcia" w:date="2025-05-12T05:51:00Z" w16du:dateUtc="2025-05-12T10:51:00Z">
          <w:tblPr>
            <w:tblW w:w="10157" w:type="dxa"/>
            <w:jc w:val="center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557"/>
        <w:gridCol w:w="1361"/>
        <w:gridCol w:w="742"/>
        <w:gridCol w:w="1418"/>
        <w:gridCol w:w="3141"/>
        <w:gridCol w:w="1559"/>
        <w:gridCol w:w="162"/>
        <w:gridCol w:w="160"/>
        <w:gridCol w:w="160"/>
        <w:tblGridChange w:id="1">
          <w:tblGrid>
            <w:gridCol w:w="1557"/>
            <w:gridCol w:w="1361"/>
            <w:gridCol w:w="742"/>
            <w:gridCol w:w="1418"/>
            <w:gridCol w:w="742"/>
            <w:gridCol w:w="698"/>
            <w:gridCol w:w="816"/>
            <w:gridCol w:w="885"/>
            <w:gridCol w:w="142"/>
            <w:gridCol w:w="708"/>
            <w:gridCol w:w="142"/>
            <w:gridCol w:w="331"/>
            <w:gridCol w:w="142"/>
            <w:gridCol w:w="94"/>
            <w:gridCol w:w="162"/>
            <w:gridCol w:w="75"/>
            <w:gridCol w:w="47"/>
            <w:gridCol w:w="38"/>
            <w:gridCol w:w="57"/>
            <w:gridCol w:w="67"/>
            <w:gridCol w:w="36"/>
            <w:gridCol w:w="124"/>
            <w:gridCol w:w="283"/>
          </w:tblGrid>
        </w:tblGridChange>
      </w:tblGrid>
      <w:tr w:rsidR="00E33551" w:rsidRPr="00E33551" w14:paraId="3261BAF4" w14:textId="77777777" w:rsidTr="00EE46FE">
        <w:tblPrEx>
          <w:tblCellMar>
            <w:top w:w="0" w:type="dxa"/>
            <w:bottom w:w="0" w:type="dxa"/>
          </w:tblCellMar>
          <w:tblPrExChange w:id="2" w:author="Alfredo Garcia" w:date="2025-05-12T05:51:00Z" w16du:dateUtc="2025-05-12T10:51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19"/>
          <w:jc w:val="center"/>
          <w:trPrChange w:id="3" w:author="Alfredo Garcia" w:date="2025-05-12T05:51:00Z" w16du:dateUtc="2025-05-12T10:51:00Z">
            <w:trPr>
              <w:gridAfter w:val="0"/>
              <w:trHeight w:val="319"/>
              <w:jc w:val="center"/>
            </w:trPr>
          </w:trPrChange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solid" w:color="000080" w:fill="000080"/>
            <w:tcPrChange w:id="4" w:author="Alfredo Garcia" w:date="2025-05-12T05:51:00Z" w16du:dateUtc="2025-05-12T10:51:00Z">
              <w:tcPr>
                <w:tcW w:w="1557" w:type="dxa"/>
                <w:tcBorders>
                  <w:top w:val="single" w:sz="2" w:space="0" w:color="000000"/>
                  <w:left w:val="single" w:sz="2" w:space="0" w:color="000000"/>
                  <w:bottom w:val="nil"/>
                  <w:right w:val="nil"/>
                </w:tcBorders>
                <w:shd w:val="solid" w:color="000080" w:fill="000080"/>
              </w:tcPr>
            </w:tcPrChange>
          </w:tcPr>
          <w:p w14:paraId="7DE1CABD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52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val="solid" w:color="003366" w:fill="003366"/>
            <w:tcPrChange w:id="5" w:author="Alfredo Garcia" w:date="2025-05-12T05:51:00Z" w16du:dateUtc="2025-05-12T10:51:00Z">
              <w:tcPr>
                <w:tcW w:w="3521" w:type="dxa"/>
                <w:gridSpan w:val="3"/>
                <w:tcBorders>
                  <w:top w:val="single" w:sz="2" w:space="0" w:color="000000"/>
                  <w:left w:val="nil"/>
                  <w:bottom w:val="nil"/>
                  <w:right w:val="nil"/>
                </w:tcBorders>
                <w:shd w:val="solid" w:color="003366" w:fill="003366"/>
              </w:tcPr>
            </w:tcPrChange>
          </w:tcPr>
          <w:p w14:paraId="5A2BB4DD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FFFFFF" w:themeColor="background1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FFFFFF" w:themeColor="background1"/>
                <w:kern w:val="0"/>
                <w:sz w:val="16"/>
                <w:szCs w:val="16"/>
              </w:rPr>
              <w:t>PROPUESTA DE TEMARIO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  <w:shd w:val="solid" w:color="003366" w:fill="003366"/>
            <w:tcPrChange w:id="6" w:author="Alfredo Garcia" w:date="2025-05-12T05:51:00Z" w16du:dateUtc="2025-05-12T10:51:00Z">
              <w:tcPr>
                <w:tcW w:w="742" w:type="dxa"/>
                <w:tcBorders>
                  <w:top w:val="nil"/>
                  <w:left w:val="nil"/>
                  <w:bottom w:val="nil"/>
                  <w:right w:val="nil"/>
                </w:tcBorders>
                <w:shd w:val="solid" w:color="003366" w:fill="003366"/>
              </w:tcPr>
            </w:tcPrChange>
          </w:tcPr>
          <w:p w14:paraId="6AEC6859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solid" w:color="003366" w:fill="003366"/>
            <w:tcPrChange w:id="7" w:author="Alfredo Garcia" w:date="2025-05-12T05:51:00Z" w16du:dateUtc="2025-05-12T10:51:00Z">
              <w:tcPr>
                <w:tcW w:w="151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solid" w:color="003366" w:fill="003366"/>
              </w:tcPr>
            </w:tcPrChange>
          </w:tcPr>
          <w:p w14:paraId="0A6C1060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  <w:shd w:val="solid" w:color="003366" w:fill="003366"/>
            <w:tcPrChange w:id="8" w:author="Alfredo Garcia" w:date="2025-05-12T05:51:00Z" w16du:dateUtc="2025-05-12T10:51:00Z">
              <w:tcPr>
                <w:tcW w:w="1877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shd w:val="solid" w:color="003366" w:fill="003366"/>
              </w:tcPr>
            </w:tcPrChange>
          </w:tcPr>
          <w:p w14:paraId="6EBCF80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solid" w:color="003366" w:fill="003366"/>
            <w:tcPrChange w:id="9" w:author="Alfredo Garcia" w:date="2025-05-12T05:51:00Z" w16du:dateUtc="2025-05-12T10:51:00Z">
              <w:tcPr>
                <w:tcW w:w="47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solid" w:color="003366" w:fill="003366"/>
              </w:tcPr>
            </w:tcPrChange>
          </w:tcPr>
          <w:p w14:paraId="62843DD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solid" w:color="003366" w:fill="003366"/>
            <w:tcPrChange w:id="10" w:author="Alfredo Garcia" w:date="2025-05-12T05:51:00Z" w16du:dateUtc="2025-05-12T10:51:00Z">
              <w:tcPr>
                <w:tcW w:w="473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shd w:val="solid" w:color="003366" w:fill="003366"/>
              </w:tcPr>
            </w:tcPrChange>
          </w:tcPr>
          <w:p w14:paraId="064579E3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E33551" w:rsidRPr="00E33551" w14:paraId="567600D5" w14:textId="77777777" w:rsidTr="00EE46FE">
        <w:tblPrEx>
          <w:tblCellMar>
            <w:top w:w="0" w:type="dxa"/>
            <w:bottom w:w="0" w:type="dxa"/>
          </w:tblCellMar>
          <w:tblPrExChange w:id="11" w:author="Alfredo Garcia" w:date="2025-05-12T05:51:00Z" w16du:dateUtc="2025-05-12T10:51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19"/>
          <w:jc w:val="center"/>
          <w:trPrChange w:id="12" w:author="Alfredo Garcia" w:date="2025-05-12T05:51:00Z" w16du:dateUtc="2025-05-12T10:51:00Z">
            <w:trPr>
              <w:gridAfter w:val="0"/>
              <w:trHeight w:val="319"/>
              <w:jc w:val="center"/>
            </w:trPr>
          </w:trPrChange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FFFFFF"/>
            <w:tcPrChange w:id="13" w:author="Alfredo Garcia" w:date="2025-05-12T05:51:00Z" w16du:dateUtc="2025-05-12T10:51:00Z">
              <w:tcPr>
                <w:tcW w:w="155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solid" w:color="FFFFFF" w:fill="FFFFFF"/>
              </w:tcPr>
            </w:tcPrChange>
          </w:tcPr>
          <w:p w14:paraId="6A4DF309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1. Descripción:</w:t>
            </w:r>
          </w:p>
        </w:tc>
        <w:tc>
          <w:tcPr>
            <w:tcW w:w="83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4" w:author="Alfredo Garcia" w:date="2025-05-12T05:51:00Z" w16du:dateUtc="2025-05-12T10:51:00Z">
              <w:tcPr>
                <w:tcW w:w="7654" w:type="dxa"/>
                <w:gridSpan w:val="10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4B719CA6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Se hace el diagnóstico final del curso y se propone el temario </w:t>
            </w:r>
          </w:p>
        </w:tc>
        <w:tc>
          <w:tcPr>
            <w:tcW w:w="1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15" w:author="Alfredo Garcia" w:date="2025-05-12T05:51:00Z" w16du:dateUtc="2025-05-12T10:51:00Z">
              <w:tcPr>
                <w:tcW w:w="473" w:type="dxa"/>
                <w:gridSpan w:val="2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2208BC30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16" w:author="Alfredo Garcia" w:date="2025-05-12T05:51:00Z" w16du:dateUtc="2025-05-12T10:51:00Z">
              <w:tcPr>
                <w:tcW w:w="473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44283B41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95009A" w:rsidRPr="00E33551" w14:paraId="2000F8F5" w14:textId="77777777" w:rsidTr="00EE46FE">
        <w:tblPrEx>
          <w:tblCellMar>
            <w:top w:w="0" w:type="dxa"/>
            <w:bottom w:w="0" w:type="dxa"/>
          </w:tblCellMar>
          <w:tblPrExChange w:id="17" w:author="Alfredo Garcia" w:date="2025-05-12T05:51:00Z" w16du:dateUtc="2025-05-12T10:51:00Z">
            <w:tblPrEx>
              <w:tblW w:w="10015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8" w:author="Alfredo Garcia" w:date="2025-05-12T05:51:00Z" w16du:dateUtc="2025-05-12T10:51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solid" w:color="FFFFFF" w:fill="FFFFFF"/>
            <w:tcPrChange w:id="19" w:author="Alfredo Garcia" w:date="2025-05-12T05:51:00Z" w16du:dateUtc="2025-05-12T10:51:00Z">
              <w:tcPr>
                <w:tcW w:w="1557" w:type="dxa"/>
                <w:tcBorders>
                  <w:top w:val="single" w:sz="2" w:space="0" w:color="000000"/>
                  <w:left w:val="single" w:sz="2" w:space="0" w:color="000000"/>
                  <w:bottom w:val="nil"/>
                  <w:right w:val="nil"/>
                </w:tcBorders>
                <w:shd w:val="solid" w:color="FFFFFF" w:fill="FFFFFF"/>
              </w:tcPr>
            </w:tcPrChange>
          </w:tcPr>
          <w:p w14:paraId="080ACB84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2. Responsable:</w:t>
            </w: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0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212E3C28" w14:textId="64730896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21" w:author="Alfredo Garcia" w:date="2025-05-12T05:03:00Z" w16du:dateUtc="2025-05-12T10:03:00Z">
              <w:r w:rsidRPr="00E33551" w:rsidDel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Arnie Fegan </w:delText>
              </w:r>
            </w:del>
            <w:ins w:id="22" w:author="Alfredo Garcia" w:date="2025-05-12T05:03:00Z" w16du:dateUtc="2025-05-12T10:03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Alfredo García</w:t>
              </w:r>
            </w:ins>
          </w:p>
        </w:tc>
        <w:tc>
          <w:tcPr>
            <w:tcW w:w="74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23" w:author="Alfredo Garcia" w:date="2025-05-12T05:51:00Z" w16du:dateUtc="2025-05-12T10:51:00Z">
              <w:tcPr>
                <w:tcW w:w="74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05C67CAA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24" w:author="Alfredo Garcia" w:date="2025-05-12T05:51:00Z" w16du:dateUtc="2025-05-12T10:51:00Z">
              <w:tcPr>
                <w:tcW w:w="1418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2AA926BA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25" w:author="Alfredo Garcia" w:date="2025-05-12T05:51:00Z" w16du:dateUtc="2025-05-12T10:51:00Z">
              <w:tcPr>
                <w:tcW w:w="1440" w:type="dxa"/>
                <w:gridSpan w:val="2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363F846A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26" w:author="Alfredo Garcia" w:date="2025-05-12T05:51:00Z" w16du:dateUtc="2025-05-12T10:51:00Z">
              <w:tcPr>
                <w:tcW w:w="1843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3DC79DFD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27" w:author="Alfredo Garcia" w:date="2025-05-12T05:51:00Z" w16du:dateUtc="2025-05-12T10:51:00Z">
              <w:tcPr>
                <w:tcW w:w="708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2E04D7B1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28" w:author="Alfredo Garcia" w:date="2025-05-12T05:51:00Z" w16du:dateUtc="2025-05-12T10:51:00Z">
              <w:tcPr>
                <w:tcW w:w="473" w:type="dxa"/>
                <w:gridSpan w:val="2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0AD3608B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29" w:author="Alfredo Garcia" w:date="2025-05-12T05:51:00Z" w16du:dateUtc="2025-05-12T10:51:00Z">
              <w:tcPr>
                <w:tcW w:w="473" w:type="dxa"/>
                <w:gridSpan w:val="4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6A2B73A9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95009A" w:rsidRPr="00E33551" w14:paraId="72251292" w14:textId="77777777" w:rsidTr="00EE46FE">
        <w:tblPrEx>
          <w:tblCellMar>
            <w:top w:w="0" w:type="dxa"/>
            <w:bottom w:w="0" w:type="dxa"/>
          </w:tblCellMar>
          <w:tblPrExChange w:id="30" w:author="Alfredo Garcia" w:date="2025-05-12T05:51:00Z" w16du:dateUtc="2025-05-12T10:51:00Z">
            <w:tblPrEx>
              <w:tblW w:w="10015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31" w:author="Alfredo Garcia" w:date="2025-05-12T05:51:00Z" w16du:dateUtc="2025-05-12T10:51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PrChange w:id="32" w:author="Alfredo Garcia" w:date="2025-05-12T05:51:00Z" w16du:dateUtc="2025-05-12T10:51:00Z">
              <w:tcPr>
                <w:tcW w:w="1557" w:type="dxa"/>
                <w:tcBorders>
                  <w:top w:val="single" w:sz="2" w:space="0" w:color="000000"/>
                  <w:left w:val="single" w:sz="2" w:space="0" w:color="000000"/>
                  <w:bottom w:val="nil"/>
                  <w:right w:val="nil"/>
                </w:tcBorders>
              </w:tcPr>
            </w:tcPrChange>
          </w:tcPr>
          <w:p w14:paraId="605B8B52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PrChange w:id="33" w:author="Alfredo Garcia" w:date="2025-05-12T05:51:00Z" w16du:dateUtc="2025-05-12T10:51:00Z">
              <w:tcPr>
                <w:tcW w:w="1361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2FCAB19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tcPrChange w:id="34" w:author="Alfredo Garcia" w:date="2025-05-12T05:51:00Z" w16du:dateUtc="2025-05-12T10:51:00Z">
              <w:tcPr>
                <w:tcW w:w="742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23C9D8C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PrChange w:id="35" w:author="Alfredo Garcia" w:date="2025-05-12T05:51:00Z" w16du:dateUtc="2025-05-12T10:51:00Z"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A74D7EF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  <w:tcPrChange w:id="36" w:author="Alfredo Garcia" w:date="2025-05-12T05:51:00Z" w16du:dateUtc="2025-05-12T10:51:00Z">
              <w:tcPr>
                <w:tcW w:w="144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F8C97A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tcPrChange w:id="37" w:author="Alfredo Garcia" w:date="2025-05-12T05:51:00Z" w16du:dateUtc="2025-05-12T10:51:00Z">
              <w:tcPr>
                <w:tcW w:w="1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FA2EBD7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  <w:tcPrChange w:id="38" w:author="Alfredo Garcia" w:date="2025-05-12T05:51:00Z" w16du:dateUtc="2025-05-12T10:51:00Z">
              <w:tcPr>
                <w:tcW w:w="708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83E487B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9" w:author="Alfredo Garcia" w:date="2025-05-12T05:51:00Z" w16du:dateUtc="2025-05-12T10:51:00Z">
              <w:tcPr>
                <w:tcW w:w="47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86F8B6D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0" w:author="Alfredo Garcia" w:date="2025-05-12T05:51:00Z" w16du:dateUtc="2025-05-12T10:51:00Z">
              <w:tcPr>
                <w:tcW w:w="473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A448813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</w:tr>
      <w:tr w:rsidR="00E33551" w:rsidRPr="00E33551" w14:paraId="53CE9785" w14:textId="77777777" w:rsidTr="00EE46FE">
        <w:tblPrEx>
          <w:tblCellMar>
            <w:top w:w="0" w:type="dxa"/>
            <w:bottom w:w="0" w:type="dxa"/>
          </w:tblCellMar>
          <w:tblPrExChange w:id="41" w:author="Alfredo Garcia" w:date="2025-05-12T05:51:00Z" w16du:dateUtc="2025-05-12T10:51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262"/>
          <w:jc w:val="center"/>
          <w:trPrChange w:id="42" w:author="Alfredo Garcia" w:date="2025-05-12T05:51:00Z" w16du:dateUtc="2025-05-12T10:51:00Z">
            <w:trPr>
              <w:gridAfter w:val="0"/>
              <w:trHeight w:val="262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3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3466ACB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5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333399" w:fill="333399"/>
            <w:tcPrChange w:id="44" w:author="Alfredo Garcia" w:date="2025-05-12T05:51:00Z" w16du:dateUtc="2025-05-12T10:51:00Z">
              <w:tcPr>
                <w:tcW w:w="3521" w:type="dxa"/>
                <w:gridSpan w:val="3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333399" w:fill="333399"/>
              </w:tcPr>
            </w:tcPrChange>
          </w:tcPr>
          <w:p w14:paraId="18E9EB15" w14:textId="311C416F" w:rsidR="00E33551" w:rsidRPr="00E33551" w:rsidRDefault="00E33551" w:rsidP="00E335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  <w:t>Temario Propuesto 1</w:t>
            </w:r>
            <w:r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  <w:t xml:space="preserve"> - </w:t>
            </w:r>
            <w:r w:rsidRPr="00E33551"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  <w:t>Auto</w:t>
            </w:r>
            <w:r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  <w:t>CAD</w:t>
            </w:r>
          </w:p>
        </w:tc>
        <w:tc>
          <w:tcPr>
            <w:tcW w:w="31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solid" w:color="333399" w:fill="333399"/>
            <w:tcPrChange w:id="45" w:author="Alfredo Garcia" w:date="2025-05-12T05:51:00Z" w16du:dateUtc="2025-05-12T10:51:00Z">
              <w:tcPr>
                <w:tcW w:w="74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solid" w:color="333399" w:fill="333399"/>
              </w:tcPr>
            </w:tcPrChange>
          </w:tcPr>
          <w:p w14:paraId="62AE0B55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solid" w:color="333399" w:fill="333399"/>
            <w:tcPrChange w:id="46" w:author="Alfredo Garcia" w:date="2025-05-12T05:51:00Z" w16du:dateUtc="2025-05-12T10:51:00Z">
              <w:tcPr>
                <w:tcW w:w="1514" w:type="dxa"/>
                <w:gridSpan w:val="2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solid" w:color="333399" w:fill="333399"/>
              </w:tcPr>
            </w:tcPrChange>
          </w:tcPr>
          <w:p w14:paraId="49F5A34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solid" w:color="333399" w:fill="333399"/>
            <w:tcPrChange w:id="47" w:author="Alfredo Garcia" w:date="2025-05-12T05:51:00Z" w16du:dateUtc="2025-05-12T10:51:00Z">
              <w:tcPr>
                <w:tcW w:w="1877" w:type="dxa"/>
                <w:gridSpan w:val="4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solid" w:color="333399" w:fill="333399"/>
              </w:tcPr>
            </w:tcPrChange>
          </w:tcPr>
          <w:p w14:paraId="6F85CE1B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ontserrat" w:hAnsi="Montserrat" w:cs="Montserrat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8" w:author="Alfredo Garcia" w:date="2025-05-12T05:51:00Z" w16du:dateUtc="2025-05-12T10:51:00Z">
              <w:tcPr>
                <w:tcW w:w="47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B40D08D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9" w:author="Alfredo Garcia" w:date="2025-05-12T05:51:00Z" w16du:dateUtc="2025-05-12T10:51:00Z">
              <w:tcPr>
                <w:tcW w:w="473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08D9D0C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026872C7" w14:textId="77777777" w:rsidTr="00EE46FE">
        <w:tblPrEx>
          <w:tblCellMar>
            <w:top w:w="0" w:type="dxa"/>
            <w:bottom w:w="0" w:type="dxa"/>
          </w:tblCellMar>
          <w:tblPrExChange w:id="50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51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2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97B211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  <w:tcPrChange w:id="53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519718EE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Sesión 1</w:t>
            </w:r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9CCFF"/>
            <w:tcPrChange w:id="54" w:author="Alfredo Garcia" w:date="2025-05-12T05:51:00Z" w16du:dateUtc="2025-05-12T10:51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2CA44BBD" w14:textId="49AE5DDD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Fundamentos de</w:t>
            </w:r>
            <w:ins w:id="55" w:author="Alfredo Garcia" w:date="2025-05-12T05:49:00Z" w16du:dateUtc="2025-05-12T10:49:00Z">
              <w:r w:rsidR="004E1943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 </w:t>
              </w:r>
            </w:ins>
            <w:del w:id="56" w:author="Alfredo Garcia" w:date="2025-05-12T05:49:00Z" w16du:dateUtc="2025-05-12T10:49:00Z">
              <w:r w:rsidRPr="00E33551" w:rsidDel="004E1943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delText xml:space="preserve"> </w:delText>
              </w:r>
            </w:del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AutoCAD</w:t>
            </w: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57" w:author="Alfredo Garcia" w:date="2025-05-12T05:51:00Z" w16du:dateUtc="2025-05-12T10:51:00Z">
              <w:tcPr>
                <w:tcW w:w="1843" w:type="dxa"/>
                <w:gridSpan w:val="9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7B5E1ADF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  <w:tcPrChange w:id="58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6439D293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9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9502B1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0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391FB74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59B3F4D1" w14:textId="77777777" w:rsidTr="00EE46FE">
        <w:tblPrEx>
          <w:tblCellMar>
            <w:top w:w="0" w:type="dxa"/>
            <w:bottom w:w="0" w:type="dxa"/>
          </w:tblCellMar>
          <w:tblPrExChange w:id="61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62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63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C07E367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64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55ABDF94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65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3DAD169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Introducción al entorno de trabajo y comandos básicos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6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A9C6B88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7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DD61A19" w14:textId="77777777" w:rsidR="00E33551" w:rsidRPr="00E33551" w:rsidRDefault="00E335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20190A9E" w14:textId="77777777" w:rsidTr="00EE46FE">
        <w:tblPrEx>
          <w:tblCellMar>
            <w:top w:w="0" w:type="dxa"/>
            <w:bottom w:w="0" w:type="dxa"/>
          </w:tblCellMar>
          <w:tblPrExChange w:id="68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69" w:author="Alfredo Garcia" w:date="2025-05-12T05:15:00Z" w16du:dateUtc="2025-05-12T10:15:00Z"/>
          <w:trPrChange w:id="70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71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CBD4B46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72" w:author="Alfredo Garcia" w:date="2025-05-12T05:15:00Z" w16du:dateUtc="2025-05-12T10:15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73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04FDB90A" w14:textId="327E1A0D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ins w:id="74" w:author="Alfredo Garcia" w:date="2025-05-12T05:15:00Z" w16du:dateUtc="2025-05-12T10:15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75" w:author="Alfredo Garcia" w:date="2025-05-12T05:15:00Z" w16du:dateUtc="2025-05-12T10:15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2</w:t>
              </w:r>
            </w:ins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76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14B06ACF" w14:textId="0393BB8E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ins w:id="77" w:author="Alfredo Garcia" w:date="2025-05-12T05:15:00Z" w16du:dateUtc="2025-05-12T10:15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78" w:author="Alfredo Garcia" w:date="2025-05-12T05:17:00Z" w16du:dateUtc="2025-05-12T10:17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Personalización de la interfaz y configuración inicial</w:t>
              </w:r>
            </w:ins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79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EFE4730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80" w:author="Alfredo Garcia" w:date="2025-05-12T05:15:00Z" w16du:dateUtc="2025-05-12T10:15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81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BFDDAED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82" w:author="Alfredo Garcia" w:date="2025-05-12T05:15:00Z" w16du:dateUtc="2025-05-12T10:15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094508A8" w14:textId="77777777" w:rsidTr="00EE46FE">
        <w:tblPrEx>
          <w:tblCellMar>
            <w:top w:w="0" w:type="dxa"/>
            <w:bottom w:w="0" w:type="dxa"/>
          </w:tblCellMar>
          <w:tblPrExChange w:id="83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84" w:author="Alfredo Garcia" w:date="2025-05-12T05:17:00Z" w16du:dateUtc="2025-05-12T10:17:00Z"/>
          <w:trPrChange w:id="85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86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36E33FE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87" w:author="Alfredo Garcia" w:date="2025-05-12T05:17:00Z" w16du:dateUtc="2025-05-12T10:17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88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45CD7083" w14:textId="597EDD35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ins w:id="89" w:author="Alfredo Garcia" w:date="2025-05-12T05:17:00Z" w16du:dateUtc="2025-05-12T10:17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90" w:author="Alfredo Garcia" w:date="2025-05-12T05:17:00Z" w16du:dateUtc="2025-05-12T10:17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3</w:t>
              </w:r>
            </w:ins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91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7562383D" w14:textId="007C65D9" w:rsidR="0095009A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ins w:id="92" w:author="Alfredo Garcia" w:date="2025-05-12T05:17:00Z" w16du:dateUtc="2025-05-12T10:17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93" w:author="Alfredo Garcia" w:date="2025-05-12T05:18:00Z" w16du:dateUtc="2025-05-12T10:18:00Z">
              <w:r w:rsidRPr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Navegación en el espacio de trabajo (zoom, pan, viewports)</w:t>
              </w:r>
            </w:ins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94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54147684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95" w:author="Alfredo Garcia" w:date="2025-05-12T05:17:00Z" w16du:dateUtc="2025-05-12T10:17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96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013979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97" w:author="Alfredo Garcia" w:date="2025-05-12T05:17:00Z" w16du:dateUtc="2025-05-12T10:17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98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AAC774A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99" w:author="Alfredo Garcia" w:date="2025-05-12T05:17:00Z" w16du:dateUtc="2025-05-12T10:17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04B07F1B" w14:textId="77777777" w:rsidTr="00EE46FE">
        <w:tblPrEx>
          <w:tblCellMar>
            <w:top w:w="0" w:type="dxa"/>
            <w:bottom w:w="0" w:type="dxa"/>
          </w:tblCellMar>
          <w:tblPrExChange w:id="100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01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02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7C3D78E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03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5F31566C" w14:textId="238DD80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Tema </w:t>
            </w:r>
            <w:ins w:id="104" w:author="Alfredo Garcia" w:date="2025-05-12T05:16:00Z" w16du:dateUtc="2025-05-12T10:16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4</w:t>
              </w:r>
            </w:ins>
            <w:del w:id="105" w:author="Alfredo Garcia" w:date="2025-05-12T05:15:00Z" w16du:dateUtc="2025-05-12T10:15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2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06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02CD6666" w14:textId="135AB121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107" w:author="Alfredo Garcia" w:date="2025-05-12T05:16:00Z" w16du:dateUtc="2025-05-12T10:16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Gestión</w:t>
              </w:r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de archivos: abrir, guardar</w:t>
              </w:r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,</w:t>
              </w:r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exportar</w:t>
              </w:r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y formatos</w:t>
              </w:r>
            </w:ins>
            <w:del w:id="108" w:author="Alfredo Garcia" w:date="2025-05-12T05:16:00Z" w16du:dateUtc="2025-05-12T10:16:00Z">
              <w:r w:rsidRPr="00E33551" w:rsidDel="006A541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Manejo de archivos: abrir, guardar y exportar</w:delText>
              </w:r>
            </w:del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109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0B761AC0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10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CECF0EB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11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8E357EA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:rsidDel="0095009A" w14:paraId="40362432" w14:textId="77777777" w:rsidTr="00EE46FE">
        <w:tblPrEx>
          <w:tblCellMar>
            <w:top w:w="0" w:type="dxa"/>
            <w:bottom w:w="0" w:type="dxa"/>
          </w:tblCellMar>
          <w:tblPrExChange w:id="11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113" w:author="Alfredo Garcia" w:date="2025-05-12T05:17:00Z" w16du:dateUtc="2025-05-12T10:17:00Z"/>
          <w:trPrChange w:id="11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1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208F326" w14:textId="475E698D" w:rsidR="0095009A" w:rsidRPr="00E33551" w:rsidDel="0095009A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16" w:author="Alfredo Garcia" w:date="2025-05-12T05:17:00Z" w16du:dateUtc="2025-05-12T10:17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1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2C649F18" w14:textId="652E5AE0" w:rsidR="0095009A" w:rsidRPr="00E33551" w:rsidDel="0095009A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del w:id="118" w:author="Alfredo Garcia" w:date="2025-05-12T05:17:00Z" w16du:dateUtc="2025-05-12T10:17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119" w:author="Alfredo Garcia" w:date="2025-05-12T05:17:00Z" w16du:dateUtc="2025-05-12T10:17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Tema </w:delText>
              </w:r>
            </w:del>
            <w:del w:id="120" w:author="Alfredo Garcia" w:date="2025-05-12T05:15:00Z" w16du:dateUtc="2025-05-12T10:15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3</w:delText>
              </w:r>
            </w:del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121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2B382E98" w14:textId="4BD8461B" w:rsidR="0095009A" w:rsidRPr="00E33551" w:rsidDel="0095009A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del w:id="122" w:author="Alfredo Garcia" w:date="2025-05-12T05:17:00Z" w16du:dateUtc="2025-05-12T10:17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123" w:author="Alfredo Garcia" w:date="2025-05-12T05:17:00Z" w16du:dateUtc="2025-05-12T10:17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Personalización de la interfaz y configuración inicial</w:delText>
              </w:r>
            </w:del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24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3AE4632" w14:textId="43064A5B" w:rsidR="0095009A" w:rsidRPr="00E33551" w:rsidDel="0095009A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25" w:author="Alfredo Garcia" w:date="2025-05-12T05:17:00Z" w16du:dateUtc="2025-05-12T10:17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26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FC794D9" w14:textId="635F6903" w:rsidR="0095009A" w:rsidRPr="00E33551" w:rsidDel="0095009A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27" w:author="Alfredo Garcia" w:date="2025-05-12T05:17:00Z" w16du:dateUtc="2025-05-12T10:17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3A7C8486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  <w:ins w:id="128" w:author="Alfredo Garcia" w:date="2025-05-12T05:28:00Z" w16du:dateUtc="2025-05-12T10:28:00Z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291DDF55" w14:textId="77777777" w:rsidR="000A03C0" w:rsidRPr="00E33551" w:rsidRDefault="000A03C0" w:rsidP="000A03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129" w:author="Alfredo Garcia" w:date="2025-05-12T05:28:00Z" w16du:dateUtc="2025-05-12T10:28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0D82B6" w14:textId="52DE86E6" w:rsidR="000A03C0" w:rsidRPr="00E33551" w:rsidRDefault="000A03C0" w:rsidP="000A03C0">
            <w:pPr>
              <w:autoSpaceDE w:val="0"/>
              <w:autoSpaceDN w:val="0"/>
              <w:adjustRightInd w:val="0"/>
              <w:spacing w:after="0" w:line="240" w:lineRule="auto"/>
              <w:rPr>
                <w:ins w:id="130" w:author="Alfredo Garcia" w:date="2025-05-12T05:28:00Z" w16du:dateUtc="2025-05-12T10:28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131" w:author="Alfredo Garcia" w:date="2025-05-12T05:28:00Z" w16du:dateUtc="2025-05-12T10:28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Tema </w:t>
              </w:r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5</w:t>
              </w:r>
            </w:ins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35C8137" w14:textId="2706076D" w:rsidR="000A03C0" w:rsidRDefault="000A03C0" w:rsidP="000A03C0">
            <w:pPr>
              <w:autoSpaceDE w:val="0"/>
              <w:autoSpaceDN w:val="0"/>
              <w:adjustRightInd w:val="0"/>
              <w:spacing w:after="0" w:line="240" w:lineRule="auto"/>
              <w:rPr>
                <w:ins w:id="132" w:author="Alfredo Garcia" w:date="2025-05-12T05:28:00Z" w16du:dateUtc="2025-05-12T10:28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133" w:author="Alfredo Garcia" w:date="2025-05-12T05:28:00Z" w16du:dateUtc="2025-05-12T10:28:00Z">
              <w:r w:rsidRPr="00EA38C2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Configuración de unidades, rejillas, y límites del dibujo</w:t>
              </w:r>
            </w:ins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ED619FC" w14:textId="77777777" w:rsidR="000A03C0" w:rsidRPr="00E33551" w:rsidRDefault="000A03C0" w:rsidP="000A03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134" w:author="Alfredo Garcia" w:date="2025-05-12T05:28:00Z" w16du:dateUtc="2025-05-12T10:28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6AFADE4" w14:textId="77777777" w:rsidR="000A03C0" w:rsidRPr="00E33551" w:rsidRDefault="000A03C0" w:rsidP="000A03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135" w:author="Alfredo Garcia" w:date="2025-05-12T05:28:00Z" w16du:dateUtc="2025-05-12T10:28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0CAED966" w14:textId="77777777" w:rsidR="000A03C0" w:rsidRPr="00E33551" w:rsidRDefault="000A03C0" w:rsidP="000A03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136" w:author="Alfredo Garcia" w:date="2025-05-12T05:28:00Z" w16du:dateUtc="2025-05-12T10:28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0A669A2F" w14:textId="77777777" w:rsidTr="00EE46FE">
        <w:tblPrEx>
          <w:tblCellMar>
            <w:top w:w="0" w:type="dxa"/>
            <w:bottom w:w="0" w:type="dxa"/>
          </w:tblCellMar>
          <w:tblPrExChange w:id="137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38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39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22D6863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40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430A5C9B" w14:textId="37035EE1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Tema </w:t>
            </w:r>
            <w:ins w:id="141" w:author="Alfredo Garcia" w:date="2025-05-12T05:28:00Z" w16du:dateUtc="2025-05-12T10:28:00Z">
              <w:r w:rsidR="000A03C0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6</w:t>
              </w:r>
            </w:ins>
            <w:del w:id="142" w:author="Alfredo Garcia" w:date="2025-05-12T05:15:00Z" w16du:dateUtc="2025-05-12T10:15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4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43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7F8F7A73" w14:textId="60501AB6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144" w:author="Alfredo Garcia" w:date="2025-05-12T05:23:00Z" w16du:dateUtc="2025-05-12T10:23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Estandarización de archivos: </w:t>
              </w:r>
            </w:ins>
            <w:del w:id="145" w:author="Alfredo Garcia" w:date="2025-05-12T05:24:00Z" w16du:dateUtc="2025-05-12T10:24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Uso de p</w:delText>
              </w:r>
            </w:del>
            <w:ins w:id="146" w:author="Alfredo Garcia" w:date="2025-05-12T05:24:00Z" w16du:dateUtc="2025-05-12T10:24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P</w:t>
              </w:r>
            </w:ins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lantillas y formatos de dibujo</w:t>
            </w:r>
            <w:ins w:id="147" w:author="Alfredo Garcia" w:date="2025-05-12T05:23:00Z" w16du:dateUtc="2025-05-12T10:23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(</w:t>
              </w:r>
              <w:r w:rsidRPr="0095009A">
                <w:rPr>
                  <w:rFonts w:ascii="Montserrat" w:hAnsi="Montserrat" w:cs="Montserrat"/>
                  <w:i/>
                  <w:iCs/>
                  <w:color w:val="000000"/>
                  <w:kern w:val="0"/>
                  <w:sz w:val="16"/>
                  <w:szCs w:val="16"/>
                  <w:rPrChange w:id="148" w:author="Alfredo Garcia" w:date="2025-05-12T05:23:00Z" w16du:dateUtc="2025-05-12T10:23:00Z">
                    <w:rPr>
                      <w:rFonts w:ascii="Montserrat" w:hAnsi="Montserrat" w:cs="Montserrat"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.DWT</w:t>
              </w:r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)</w:t>
              </w:r>
            </w:ins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149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0D981B76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50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F6243B4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51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7CC0EF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:rsidDel="000A03C0" w14:paraId="4E98E376" w14:textId="77777777" w:rsidTr="00EE46FE">
        <w:tblPrEx>
          <w:tblCellMar>
            <w:top w:w="0" w:type="dxa"/>
            <w:bottom w:w="0" w:type="dxa"/>
          </w:tblCellMar>
          <w:tblPrExChange w:id="15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153" w:author="Alfredo Garcia" w:date="2025-05-12T05:25:00Z" w16du:dateUtc="2025-05-12T10:25:00Z"/>
          <w:trPrChange w:id="15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5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D35B400" w14:textId="28B0B4C9" w:rsidR="0095009A" w:rsidRPr="00E33551" w:rsidDel="000A03C0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56" w:author="Alfredo Garcia" w:date="2025-05-12T05:25:00Z" w16du:dateUtc="2025-05-12T10:25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5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0471CF2" w14:textId="3E534DE5" w:rsidR="0095009A" w:rsidRPr="00E33551" w:rsidDel="000A03C0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del w:id="158" w:author="Alfredo Garcia" w:date="2025-05-12T05:25:00Z" w16du:dateUtc="2025-05-12T10:25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159" w:author="Alfredo Garcia" w:date="2025-05-12T05:25:00Z" w16du:dateUtc="2025-05-12T10:25:00Z">
              <w:r w:rsidRPr="00E33551" w:rsidDel="000A03C0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Tema </w:delText>
              </w:r>
            </w:del>
            <w:del w:id="160" w:author="Alfredo Garcia" w:date="2025-05-12T05:15:00Z" w16du:dateUtc="2025-05-12T10:15:00Z">
              <w:r w:rsidRPr="00E33551" w:rsidDel="0095009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5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161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32E4B8D" w14:textId="0C4D93C2" w:rsidR="0095009A" w:rsidRPr="00E33551" w:rsidDel="000A03C0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del w:id="162" w:author="Alfredo Garcia" w:date="2025-05-12T05:25:00Z" w16du:dateUtc="2025-05-12T10:25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163" w:author="Alfredo Garcia" w:date="2025-05-12T05:25:00Z" w16du:dateUtc="2025-05-12T10:25:00Z">
              <w:r w:rsidRPr="00E33551" w:rsidDel="000A03C0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Herramientas de navegación y visualización</w:delText>
              </w:r>
            </w:del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164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587F5D1E" w14:textId="172A24CA" w:rsidR="0095009A" w:rsidRPr="00E33551" w:rsidDel="000A03C0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65" w:author="Alfredo Garcia" w:date="2025-05-12T05:25:00Z" w16du:dateUtc="2025-05-12T10:25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66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9243E70" w14:textId="46D20C69" w:rsidR="0095009A" w:rsidRPr="00E33551" w:rsidDel="000A03C0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67" w:author="Alfredo Garcia" w:date="2025-05-12T05:25:00Z" w16du:dateUtc="2025-05-12T10:25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68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E7C0FCC" w14:textId="0332E660" w:rsidR="0095009A" w:rsidRPr="00E33551" w:rsidDel="000A03C0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69" w:author="Alfredo Garcia" w:date="2025-05-12T05:25:00Z" w16du:dateUtc="2025-05-12T10:25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3F5B0B2A" w14:textId="77777777" w:rsidTr="00EE46FE">
        <w:tblPrEx>
          <w:tblCellMar>
            <w:top w:w="0" w:type="dxa"/>
            <w:bottom w:w="0" w:type="dxa"/>
          </w:tblCellMar>
          <w:tblPrExChange w:id="170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71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72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83089F3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173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79291B52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  <w:tcPrChange w:id="174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solid" w:color="FFFF99" w:fill="FFFF99"/>
              </w:tcPr>
            </w:tcPrChange>
          </w:tcPr>
          <w:p w14:paraId="390A164B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Configuración de un plano arquitectónico desde cero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75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8F30EE3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76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F8F166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2580247F" w14:textId="77777777" w:rsidTr="00EE46FE">
        <w:tblPrEx>
          <w:tblCellMar>
            <w:top w:w="0" w:type="dxa"/>
            <w:bottom w:w="0" w:type="dxa"/>
          </w:tblCellMar>
          <w:tblPrExChange w:id="177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78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79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2C8285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180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73C17D61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2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  <w:tcPrChange w:id="181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solid" w:color="FFFF99" w:fill="FFFF99"/>
              </w:tcPr>
            </w:tcPrChange>
          </w:tcPr>
          <w:p w14:paraId="60F3ED4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Ajuste de propiedades y capas en un plano simple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82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8C0E9A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83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BD1AA54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0CF6C0C5" w14:textId="77777777" w:rsidTr="00EE46FE">
        <w:tblPrEx>
          <w:tblCellMar>
            <w:top w:w="0" w:type="dxa"/>
            <w:bottom w:w="0" w:type="dxa"/>
          </w:tblCellMar>
          <w:tblPrExChange w:id="184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85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86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004D6A8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  <w:tcPrChange w:id="18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C0C0C0" w:fill="C0C0C0"/>
              </w:tcPr>
            </w:tcPrChange>
          </w:tcPr>
          <w:p w14:paraId="14ABBF8E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Taller 1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0C0C0"/>
            <w:tcPrChange w:id="188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clear" w:color="auto" w:fill="C0C0C0"/>
              </w:tcPr>
            </w:tcPrChange>
          </w:tcPr>
          <w:p w14:paraId="1BE059DE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Dibujo básico y configuración de proyectos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0C0C0"/>
            <w:tcPrChange w:id="189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C0C0C0"/>
              </w:tcPr>
            </w:tcPrChange>
          </w:tcPr>
          <w:p w14:paraId="7F2A6D18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90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9A8270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191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2EF2F4E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7EF99F48" w14:textId="77777777" w:rsidTr="00EE46FE">
        <w:tblPrEx>
          <w:tblCellMar>
            <w:top w:w="0" w:type="dxa"/>
            <w:bottom w:w="0" w:type="dxa"/>
          </w:tblCellMar>
          <w:tblPrExChange w:id="19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193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194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14DFB96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  <w:tcPrChange w:id="195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57B9A84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Sesión 2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  <w:tcPrChange w:id="196" w:author="Alfredo Garcia" w:date="2025-05-12T05:51:00Z" w16du:dateUtc="2025-05-12T10:51:00Z">
              <w:tcPr>
                <w:tcW w:w="2160" w:type="dxa"/>
                <w:gridSpan w:val="2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087945CC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Dibujo en 2D y Edición</w:t>
            </w:r>
          </w:p>
        </w:tc>
        <w:tc>
          <w:tcPr>
            <w:tcW w:w="31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197" w:author="Alfredo Garcia" w:date="2025-05-12T05:51:00Z" w16du:dateUtc="2025-05-12T10:51:00Z">
              <w:tcPr>
                <w:tcW w:w="3141" w:type="dxa"/>
                <w:gridSpan w:val="4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106CA83A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198" w:author="Alfredo Garcia" w:date="2025-05-12T05:51:00Z" w16du:dateUtc="2025-05-12T10:51:00Z">
              <w:tcPr>
                <w:tcW w:w="1843" w:type="dxa"/>
                <w:gridSpan w:val="9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337E7B02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  <w:tcPrChange w:id="199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1641CF93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00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5C4F7B1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01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05F3178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4603BD0D" w14:textId="77777777" w:rsidTr="00EE46FE">
        <w:tblPrEx>
          <w:tblCellMar>
            <w:top w:w="0" w:type="dxa"/>
            <w:bottom w:w="0" w:type="dxa"/>
          </w:tblCellMar>
          <w:tblPrExChange w:id="20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03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04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960936D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05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1904A99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206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62EBF740" w14:textId="70565257" w:rsidR="0095009A" w:rsidRPr="00E33551" w:rsidRDefault="00C40C14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207" w:author="Alfredo Garcia" w:date="2025-05-12T05:33:00Z" w16du:dateUtc="2025-05-12T10:33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Herramientas </w:t>
              </w:r>
            </w:ins>
            <w:del w:id="208" w:author="Alfredo Garcia" w:date="2025-05-12T05:33:00Z" w16du:dateUtc="2025-05-12T10:33:00Z">
              <w:r w:rsidR="0095009A" w:rsidRPr="00E33551" w:rsidDel="00C40C14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Comandos </w:delText>
              </w:r>
            </w:del>
            <w:ins w:id="209" w:author="Alfredo Garcia" w:date="2025-05-12T05:30:00Z" w16du:dateUtc="2025-05-12T10:30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básic</w:t>
              </w:r>
            </w:ins>
            <w:ins w:id="210" w:author="Alfredo Garcia" w:date="2025-05-12T05:33:00Z" w16du:dateUtc="2025-05-12T10:33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a</w:t>
              </w:r>
            </w:ins>
            <w:ins w:id="211" w:author="Alfredo Garcia" w:date="2025-05-12T05:30:00Z" w16du:dateUtc="2025-05-12T10:30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s </w:t>
              </w:r>
            </w:ins>
            <w:r w:rsidR="0095009A"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de dibujo: línea, polilínea, círculo, arco y elipse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12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473C098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13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7B06AF2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7D808E58" w14:textId="77777777" w:rsidTr="00EE46FE">
        <w:tblPrEx>
          <w:tblCellMar>
            <w:top w:w="0" w:type="dxa"/>
            <w:bottom w:w="0" w:type="dxa"/>
          </w:tblCellMar>
          <w:tblPrExChange w:id="214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15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16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8786E5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1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5F2EF366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2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218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273C756F" w14:textId="3473BFD1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219" w:author="Alfredo Garcia" w:date="2025-05-12T05:33:00Z" w16du:dateUtc="2025-05-12T10:33:00Z">
              <w:r w:rsidRPr="00E33551" w:rsidDel="00C40C14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Comandos </w:delText>
              </w:r>
            </w:del>
            <w:ins w:id="220" w:author="Alfredo Garcia" w:date="2025-05-12T05:33:00Z" w16du:dateUtc="2025-05-12T10:33:00Z">
              <w:r w:rsidR="00C40C14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Herramientas</w:t>
              </w:r>
              <w:r w:rsidR="00C40C14"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</w:t>
              </w:r>
            </w:ins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de edición: mover, copiar, rotar, escalar y espejo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21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A38699A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22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1380766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460B2FC6" w14:textId="77777777" w:rsidTr="00EE46FE">
        <w:tblPrEx>
          <w:tblCellMar>
            <w:top w:w="0" w:type="dxa"/>
            <w:bottom w:w="0" w:type="dxa"/>
          </w:tblCellMar>
          <w:tblPrExChange w:id="223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2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2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7E1D24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26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D4E02C8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3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27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74CD8393" w14:textId="4210B0B1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Uso de coordenadas absolutas</w:t>
            </w:r>
            <w:ins w:id="228" w:author="Alfredo Garcia" w:date="2025-05-12T05:37:00Z" w16du:dateUtc="2025-05-12T10:37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,</w:t>
              </w:r>
            </w:ins>
            <w:del w:id="229" w:author="Alfredo Garcia" w:date="2025-05-12T05:37:00Z" w16du:dateUtc="2025-05-12T10:37:00Z">
              <w:r w:rsidRPr="00E33551" w:rsidDel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 y</w:delText>
              </w:r>
            </w:del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 relativas</w:t>
            </w:r>
            <w:ins w:id="230" w:author="Alfredo Garcia" w:date="2025-05-12T05:38:00Z" w16du:dateUtc="2025-05-12T10:38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y polares</w:t>
              </w:r>
            </w:ins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231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408D685D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32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BE980FE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33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8065583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1FCD664C" w14:textId="77777777" w:rsidTr="00EE46FE">
        <w:tblPrEx>
          <w:tblCellMar>
            <w:top w:w="0" w:type="dxa"/>
            <w:bottom w:w="0" w:type="dxa"/>
          </w:tblCellMar>
          <w:tblPrExChange w:id="234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35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36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63486B6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3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1820CE69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4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238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3D9B40E6" w14:textId="71004322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239" w:author="Alfredo Garcia" w:date="2025-05-12T05:42:00Z" w16du:dateUtc="2025-05-12T10:42:00Z">
              <w:r w:rsidRPr="00E33551" w:rsidDel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Ajuste de precisión y modos de referencia a objetos</w:delText>
              </w:r>
            </w:del>
            <w:ins w:id="240" w:author="Alfredo Garcia" w:date="2025-05-12T05:42:00Z" w16du:dateUtc="2025-05-12T10:42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Uso de </w:t>
              </w:r>
            </w:ins>
            <w:ins w:id="241" w:author="Alfredo Garcia" w:date="2025-05-12T05:43:00Z" w16du:dateUtc="2025-05-12T10:43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referencias a objetos (</w:t>
              </w:r>
            </w:ins>
            <w:ins w:id="242" w:author="Alfredo Garcia" w:date="2025-05-12T05:44:00Z" w16du:dateUtc="2025-05-12T10:44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O</w:t>
              </w:r>
            </w:ins>
            <w:ins w:id="243" w:author="Alfredo Garcia" w:date="2025-05-12T05:43:00Z" w16du:dateUtc="2025-05-12T10:43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snap</w:t>
              </w:r>
            </w:ins>
            <w:ins w:id="244" w:author="Alfredo Garcia" w:date="2025-05-12T05:44:00Z" w16du:dateUtc="2025-05-12T10:44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)</w:t>
              </w:r>
            </w:ins>
            <w:ins w:id="245" w:author="Alfredo Garcia" w:date="2025-05-12T05:43:00Z" w16du:dateUtc="2025-05-12T10:43:00Z">
              <w:r w:rsidR="00481B2A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</w:t>
              </w:r>
            </w:ins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46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D23B619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47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E0DBB0A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60290C62" w14:textId="77777777" w:rsidTr="00EE46FE">
        <w:tblPrEx>
          <w:tblCellMar>
            <w:top w:w="0" w:type="dxa"/>
            <w:bottom w:w="0" w:type="dxa"/>
          </w:tblCellMar>
          <w:tblPrExChange w:id="248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49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50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5DA283C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51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D46493C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5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252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4C74488E" w14:textId="7911B566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Herramientas de </w:t>
            </w:r>
            <w:del w:id="253" w:author="Alfredo Garcia" w:date="2025-05-12T05:48:00Z" w16du:dateUtc="2025-05-12T10:48:00Z">
              <w:r w:rsidRPr="00E33551" w:rsidDel="004E1943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modificación </w:delText>
              </w:r>
            </w:del>
            <w:ins w:id="254" w:author="Alfredo Garcia" w:date="2025-05-12T05:48:00Z" w16du:dateUtc="2025-05-12T10:48:00Z">
              <w:r w:rsidR="004E1943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edición</w:t>
              </w:r>
              <w:r w:rsidR="004E1943"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</w:t>
              </w:r>
            </w:ins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rápida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255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1A180DE2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56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7D960FC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57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96A5AC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3450DB15" w14:textId="77777777" w:rsidTr="00EE46FE">
        <w:tblPrEx>
          <w:tblCellMar>
            <w:top w:w="0" w:type="dxa"/>
            <w:bottom w:w="0" w:type="dxa"/>
          </w:tblCellMar>
          <w:tblPrExChange w:id="258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59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60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1CCFD1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261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501748DB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tcPrChange w:id="262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99"/>
              </w:tcPr>
            </w:tcPrChange>
          </w:tcPr>
          <w:p w14:paraId="2852D50C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Elaboración de un plano de distribución de espacios interiores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63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3665260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64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773109B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2EC09ED6" w14:textId="77777777" w:rsidTr="00EE46FE">
        <w:tblPrEx>
          <w:tblCellMar>
            <w:top w:w="0" w:type="dxa"/>
            <w:bottom w:w="0" w:type="dxa"/>
          </w:tblCellMar>
          <w:tblPrExChange w:id="265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66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67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CF18721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268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78D9AFF0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2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  <w:tcPrChange w:id="269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solid" w:color="FFFF99" w:fill="FFFF99"/>
              </w:tcPr>
            </w:tcPrChange>
          </w:tcPr>
          <w:p w14:paraId="523F77CF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Ajuste de dimensiones y escalas en un plano arquitectónico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70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3588A29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71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6B8E89C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EE46FE" w:rsidRPr="00E33551" w14:paraId="6C5174B8" w14:textId="77777777" w:rsidTr="00EE46FE">
        <w:tblPrEx>
          <w:tblCellMar>
            <w:top w:w="0" w:type="dxa"/>
            <w:bottom w:w="0" w:type="dxa"/>
          </w:tblCellMar>
          <w:tblPrExChange w:id="27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273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74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E9A3C74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  <w:tcPrChange w:id="275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C0C0C0" w:fill="C0C0C0"/>
              </w:tcPr>
            </w:tcPrChange>
          </w:tcPr>
          <w:p w14:paraId="6E0DF74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Taller 2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  <w:tcPrChange w:id="276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C0C0C0" w:fill="C0C0C0"/>
              </w:tcPr>
            </w:tcPrChange>
          </w:tcPr>
          <w:p w14:paraId="28D3F6B2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Creación de un plano arquitectónico básico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solid" w:color="C0C0C0" w:fill="C0C0C0"/>
            <w:tcPrChange w:id="277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solid" w:color="C0C0C0" w:fill="C0C0C0"/>
              </w:tcPr>
            </w:tcPrChange>
          </w:tcPr>
          <w:p w14:paraId="2807B485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78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AA5148D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279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A1254F1" w14:textId="77777777" w:rsidR="0095009A" w:rsidRPr="00E33551" w:rsidRDefault="0095009A" w:rsidP="009500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0C98F651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  <w:ins w:id="280" w:author="Alfredo Garcia" w:date="2025-05-12T05:59:00Z" w16du:dateUtc="2025-05-12T10:59:00Z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5D51C0B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81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</w:tcPr>
          <w:p w14:paraId="6BA1C289" w14:textId="26DBB588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282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283" w:author="Alfredo Garcia" w:date="2025-05-12T06:00:00Z" w16du:dateUtc="2025-05-12T11:00:00Z">
              <w:r w:rsidRPr="00E33551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Sesión </w:t>
              </w:r>
              <w:r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t>3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</w:tcPr>
          <w:p w14:paraId="37B0FB3B" w14:textId="1F4949AC" w:rsidR="00AD18ED" w:rsidRPr="00E33551" w:rsidRDefault="0031220A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284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285" w:author="Alfredo Garcia" w:date="2025-05-12T06:11:00Z" w16du:dateUtc="2025-05-12T11:11:00Z">
              <w:r>
                <w:rPr>
                  <w:rFonts w:ascii="Montserrat" w:hAnsi="Montserrat" w:cs="Montserrat"/>
                  <w:b/>
                  <w:bCs/>
                  <w:kern w:val="0"/>
                  <w:sz w:val="16"/>
                  <w:szCs w:val="16"/>
                </w:rPr>
                <w:t>Organización y Anotación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</w:tcPr>
          <w:p w14:paraId="1BA2CAD8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86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</w:tcPr>
          <w:p w14:paraId="4F4C941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87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7DA051B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88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1202B2FB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89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7DB0175D" w14:textId="77777777" w:rsidTr="00AD18ED">
        <w:tblPrEx>
          <w:tblCellMar>
            <w:top w:w="0" w:type="dxa"/>
            <w:bottom w:w="0" w:type="dxa"/>
          </w:tblCellMar>
          <w:tblPrExChange w:id="290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291" w:author="Alfredo Garcia" w:date="2025-05-12T05:59:00Z" w16du:dateUtc="2025-05-12T10:59:00Z"/>
          <w:trPrChange w:id="292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293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32E3E91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94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295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002322E9" w14:textId="160F84BC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296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297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1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298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5EFEFD24" w14:textId="6C63CB61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299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300" w:author="Alfredo Garcia" w:date="2025-05-12T06:00:00Z" w16du:dateUtc="2025-05-12T11:00:00Z">
              <w:r w:rsidRPr="00E33551">
                <w:rPr>
                  <w:rFonts w:ascii="Montserrat" w:hAnsi="Montserrat" w:cs="Montserrat"/>
                  <w:kern w:val="0"/>
                  <w:sz w:val="16"/>
                  <w:szCs w:val="16"/>
                </w:rPr>
                <w:t>Capas (Layers) y organización de dibujos complejos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  <w:tcPrChange w:id="301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77422644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02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PrChange w:id="303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3FC30546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04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05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AE30F6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06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07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09921BD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08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6A9CEC1E" w14:textId="77777777" w:rsidTr="00AD18ED">
        <w:tblPrEx>
          <w:tblCellMar>
            <w:top w:w="0" w:type="dxa"/>
            <w:bottom w:w="0" w:type="dxa"/>
          </w:tblCellMar>
          <w:tblPrExChange w:id="309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310" w:author="Alfredo Garcia" w:date="2025-05-12T05:59:00Z" w16du:dateUtc="2025-05-12T10:59:00Z"/>
          <w:trPrChange w:id="311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312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77D447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13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14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4BB888D5" w14:textId="4B7E3316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15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316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2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17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01663A09" w14:textId="437AADBB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18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319" w:author="Alfredo Garcia" w:date="2025-05-12T06:00:00Z" w16du:dateUtc="2025-05-12T11:00:00Z">
              <w:r w:rsidRPr="00E33551">
                <w:rPr>
                  <w:rFonts w:ascii="Montserrat" w:hAnsi="Montserrat" w:cs="Montserrat"/>
                  <w:kern w:val="0"/>
                  <w:sz w:val="16"/>
                  <w:szCs w:val="16"/>
                </w:rPr>
                <w:t>Anotaciones y textos: Mtext y Dtext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  <w:tcPrChange w:id="320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49CD18E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21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PrChange w:id="322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5C412125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23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24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9A17BD5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25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26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31869BA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27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4A448176" w14:textId="77777777" w:rsidTr="00AD18ED">
        <w:tblPrEx>
          <w:tblCellMar>
            <w:top w:w="0" w:type="dxa"/>
            <w:bottom w:w="0" w:type="dxa"/>
          </w:tblCellMar>
          <w:tblPrExChange w:id="328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329" w:author="Alfredo Garcia" w:date="2025-05-12T05:59:00Z" w16du:dateUtc="2025-05-12T10:59:00Z"/>
          <w:trPrChange w:id="330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331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11B3C2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32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33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2CDF644F" w14:textId="5467B77F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34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335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3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36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1117F0C3" w14:textId="29F777CD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37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338" w:author="Alfredo Garcia" w:date="2025-05-12T06:00:00Z" w16du:dateUtc="2025-05-12T11:00:00Z">
              <w:r w:rsidRPr="00E33551">
                <w:rPr>
                  <w:rFonts w:ascii="Montserrat" w:hAnsi="Montserrat" w:cs="Montserrat"/>
                  <w:kern w:val="0"/>
                  <w:sz w:val="16"/>
                  <w:szCs w:val="16"/>
                </w:rPr>
                <w:t>Acotado: creación y estilos de cotas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  <w:tcPrChange w:id="339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5E7C15F2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40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PrChange w:id="341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5962CC1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42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43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E3C6CC4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44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45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F256FF3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46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2D3DB2B8" w14:textId="77777777" w:rsidTr="00AD18ED">
        <w:tblPrEx>
          <w:tblCellMar>
            <w:top w:w="0" w:type="dxa"/>
            <w:bottom w:w="0" w:type="dxa"/>
          </w:tblCellMar>
          <w:tblPrExChange w:id="347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348" w:author="Alfredo Garcia" w:date="2025-05-12T05:59:00Z" w16du:dateUtc="2025-05-12T10:59:00Z"/>
          <w:trPrChange w:id="349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350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12770F2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51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52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2124CF07" w14:textId="15BBC632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53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354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4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55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1C271497" w14:textId="5FAF3405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56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357" w:author="Alfredo Garcia" w:date="2025-05-12T06:00:00Z" w16du:dateUtc="2025-05-12T11:00:00Z">
              <w:r w:rsidRPr="00E33551">
                <w:rPr>
                  <w:rFonts w:ascii="Montserrat" w:hAnsi="Montserrat" w:cs="Montserrat"/>
                  <w:kern w:val="0"/>
                  <w:sz w:val="16"/>
                  <w:szCs w:val="16"/>
                </w:rPr>
                <w:t>Creación y edición de capas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  <w:tcPrChange w:id="358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224D9E8D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59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PrChange w:id="360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16C85BD2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61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62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F773D8A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63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64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C809E1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65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1C1E4E75" w14:textId="77777777" w:rsidTr="00AD18ED">
        <w:tblPrEx>
          <w:tblCellMar>
            <w:top w:w="0" w:type="dxa"/>
            <w:bottom w:w="0" w:type="dxa"/>
          </w:tblCellMar>
          <w:tblPrExChange w:id="366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367" w:author="Alfredo Garcia" w:date="2025-05-12T05:59:00Z" w16du:dateUtc="2025-05-12T10:59:00Z"/>
          <w:trPrChange w:id="368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369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2FE18EF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70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71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590F455D" w14:textId="5F6B8512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72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373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Tema 5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PrChange w:id="374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39E4F7FF" w14:textId="3ADCFAE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75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376" w:author="Alfredo Garcia" w:date="2025-05-12T06:00:00Z" w16du:dateUtc="2025-05-12T11:00:00Z">
              <w:r w:rsidRPr="00E33551">
                <w:rPr>
                  <w:rFonts w:ascii="Montserrat" w:hAnsi="Montserrat" w:cs="Montserrat"/>
                  <w:kern w:val="0"/>
                  <w:sz w:val="16"/>
                  <w:szCs w:val="16"/>
                </w:rPr>
                <w:t>Propiedades y herramientas de capas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  <w:tcPrChange w:id="377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200ACB1A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78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PrChange w:id="379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591E79A3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80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81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12D503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82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383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26AF3F8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84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7FD52D77" w14:textId="77777777" w:rsidTr="00AD18ED">
        <w:tblPrEx>
          <w:tblCellMar>
            <w:top w:w="0" w:type="dxa"/>
            <w:bottom w:w="0" w:type="dxa"/>
          </w:tblCellMar>
          <w:tblPrExChange w:id="385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386" w:author="Alfredo Garcia" w:date="2025-05-12T05:59:00Z" w16du:dateUtc="2025-05-12T10:59:00Z"/>
          <w:trPrChange w:id="387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388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1B4A9E2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89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99"/>
            <w:tcPrChange w:id="390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1AE6129A" w14:textId="4A9230F5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91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392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Caso 1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99"/>
            <w:tcPrChange w:id="393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07646D13" w14:textId="656CF3F4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394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395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Organización de un plano mediante capas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FFF99"/>
            <w:tcPrChange w:id="396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32B91E30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97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99"/>
            <w:tcPrChange w:id="398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02C7D854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99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00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7C2CD88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01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02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753AB09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03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AD18ED" w:rsidRPr="00E33551" w14:paraId="31D8E084" w14:textId="77777777" w:rsidTr="00AD18ED">
        <w:tblPrEx>
          <w:tblCellMar>
            <w:top w:w="0" w:type="dxa"/>
            <w:bottom w:w="0" w:type="dxa"/>
          </w:tblCellMar>
          <w:tblPrExChange w:id="404" w:author="Alfredo Garcia" w:date="2025-05-12T06:00:00Z" w16du:dateUtc="2025-05-12T11:00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405" w:author="Alfredo Garcia" w:date="2025-05-12T05:59:00Z" w16du:dateUtc="2025-05-12T10:59:00Z"/>
          <w:trPrChange w:id="406" w:author="Alfredo Garcia" w:date="2025-05-12T06:00:00Z" w16du:dateUtc="2025-05-12T11:00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07" w:author="Alfredo Garcia" w:date="2025-05-12T06:00:00Z" w16du:dateUtc="2025-05-12T11:00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03E2D16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08" w:author="Alfredo Garcia" w:date="2025-05-12T05:59:00Z" w16du:dateUtc="2025-05-12T10:59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99"/>
            <w:tcPrChange w:id="409" w:author="Alfredo Garcia" w:date="2025-05-12T06:00:00Z" w16du:dateUtc="2025-05-12T11:00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5C546C66" w14:textId="1FD7C663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410" w:author="Alfredo Garcia" w:date="2025-05-12T05:59:00Z" w16du:dateUtc="2025-05-12T10:59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ins w:id="411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Caso 2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99"/>
            <w:tcPrChange w:id="412" w:author="Alfredo Garcia" w:date="2025-05-12T06:00:00Z" w16du:dateUtc="2025-05-12T11:00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2DCF62DE" w14:textId="33E28946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rPr>
                <w:ins w:id="413" w:author="Alfredo Garcia" w:date="2025-05-12T05:59:00Z" w16du:dateUtc="2025-05-12T10:59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ins w:id="414" w:author="Alfredo Garcia" w:date="2025-05-12T06:00:00Z" w16du:dateUtc="2025-05-12T11:00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Implementación de anotaciones en planos de diseño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FFF99"/>
            <w:tcPrChange w:id="415" w:author="Alfredo Garcia" w:date="2025-05-12T06:00:00Z" w16du:dateUtc="2025-05-12T11:00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0810A203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16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99"/>
            <w:tcPrChange w:id="417" w:author="Alfredo Garcia" w:date="2025-05-12T06:00:00Z" w16du:dateUtc="2025-05-12T11:00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01240BE2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18" w:author="Alfredo Garcia" w:date="2025-05-12T05:59:00Z" w16du:dateUtc="2025-05-12T10:59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19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EE898D1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20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21" w:author="Alfredo Garcia" w:date="2025-05-12T06:00:00Z" w16du:dateUtc="2025-05-12T11:00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C3B8137" w14:textId="77777777" w:rsidR="00AD18ED" w:rsidRPr="00E33551" w:rsidRDefault="00AD18ED" w:rsidP="00AD18E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22" w:author="Alfredo Garcia" w:date="2025-05-12T05:59:00Z" w16du:dateUtc="2025-05-12T10:59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1DEBA890" w14:textId="77777777" w:rsidTr="00FE29D8">
        <w:tblPrEx>
          <w:tblCellMar>
            <w:top w:w="0" w:type="dxa"/>
            <w:bottom w:w="0" w:type="dxa"/>
          </w:tblCellMar>
          <w:tblPrExChange w:id="423" w:author="Alfredo Garcia" w:date="2025-05-12T06:17:00Z" w16du:dateUtc="2025-05-12T11:17:00Z">
            <w:tblPrEx>
              <w:tblW w:w="10260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ins w:id="424" w:author="Alfredo Garcia" w:date="2025-05-12T06:16:00Z" w16du:dateUtc="2025-05-12T11:16:00Z"/>
          <w:trPrChange w:id="425" w:author="Alfredo Garcia" w:date="2025-05-12T06:17:00Z" w16du:dateUtc="2025-05-12T11:17:00Z">
            <w:trPr>
              <w:gridAfter w:val="0"/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26" w:author="Alfredo Garcia" w:date="2025-05-12T06:17:00Z" w16du:dateUtc="2025-05-12T11:17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F1D91FB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27" w:author="Alfredo Garcia" w:date="2025-05-12T06:16:00Z" w16du:dateUtc="2025-05-12T11:16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0C0C0"/>
            <w:tcPrChange w:id="428" w:author="Alfredo Garcia" w:date="2025-05-12T06:17:00Z" w16du:dateUtc="2025-05-12T11:17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clear" w:color="auto" w:fill="FFFF99"/>
              </w:tcPr>
            </w:tcPrChange>
          </w:tcPr>
          <w:p w14:paraId="4C7602E7" w14:textId="0B21DFA8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ins w:id="429" w:author="Alfredo Garcia" w:date="2025-05-12T06:16:00Z" w16du:dateUtc="2025-05-12T11:16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430" w:author="Alfredo Garcia" w:date="2025-05-12T06:16:00Z" w16du:dateUtc="2025-05-12T11:16:00Z">
              <w:r w:rsidRPr="00E33551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Taller </w:t>
              </w:r>
            </w:ins>
            <w:ins w:id="431" w:author="Alfredo Garcia" w:date="2025-05-12T06:17:00Z" w16du:dateUtc="2025-05-12T11:17:00Z">
              <w:r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3</w:t>
              </w:r>
            </w:ins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0C0C0"/>
            <w:tcPrChange w:id="432" w:author="Alfredo Garcia" w:date="2025-05-12T06:17:00Z" w16du:dateUtc="2025-05-12T11:17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clear" w:color="auto" w:fill="FFFF99"/>
              </w:tcPr>
            </w:tcPrChange>
          </w:tcPr>
          <w:p w14:paraId="665A4503" w14:textId="6F34471B" w:rsidR="00FE29D8" w:rsidRPr="00E33551" w:rsidRDefault="00932AA0" w:rsidP="00FE29D8">
            <w:pPr>
              <w:autoSpaceDE w:val="0"/>
              <w:autoSpaceDN w:val="0"/>
              <w:adjustRightInd w:val="0"/>
              <w:spacing w:after="0" w:line="240" w:lineRule="auto"/>
              <w:rPr>
                <w:ins w:id="433" w:author="Alfredo Garcia" w:date="2025-05-12T06:16:00Z" w16du:dateUtc="2025-05-12T11:16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ins w:id="434" w:author="Alfredo Garcia" w:date="2025-05-12T06:18:00Z" w16du:dateUtc="2025-05-12T11:18:00Z">
              <w:r>
                <w:rPr>
                  <w:rFonts w:ascii="Montserrat" w:hAnsi="Montserrat" w:cs="Montserrat"/>
                  <w:kern w:val="0"/>
                  <w:sz w:val="16"/>
                  <w:szCs w:val="16"/>
                </w:rPr>
                <w:t>Documentación completa de un plano con capas y cotas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C0C0C0"/>
            <w:tcPrChange w:id="435" w:author="Alfredo Garcia" w:date="2025-05-12T06:17:00Z" w16du:dateUtc="2025-05-12T11:17:00Z">
              <w:tcPr>
                <w:tcW w:w="1559" w:type="dxa"/>
                <w:gridSpan w:val="6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FFFF99"/>
              </w:tcPr>
            </w:tcPrChange>
          </w:tcPr>
          <w:p w14:paraId="30166FE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36" w:author="Alfredo Garcia" w:date="2025-05-12T06:16:00Z" w16du:dateUtc="2025-05-12T11:16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0C0C0"/>
            <w:tcPrChange w:id="437" w:author="Alfredo Garcia" w:date="2025-05-12T06:17:00Z" w16du:dateUtc="2025-05-12T11:17:00Z">
              <w:tcPr>
                <w:tcW w:w="1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FFFF99"/>
              </w:tcPr>
            </w:tcPrChange>
          </w:tcPr>
          <w:p w14:paraId="67D0261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38" w:author="Alfredo Garcia" w:date="2025-05-12T06:16:00Z" w16du:dateUtc="2025-05-12T11:16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39" w:author="Alfredo Garcia" w:date="2025-05-12T06:17:00Z" w16du:dateUtc="2025-05-12T11:17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52488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40" w:author="Alfredo Garcia" w:date="2025-05-12T06:16:00Z" w16du:dateUtc="2025-05-12T11:16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41" w:author="Alfredo Garcia" w:date="2025-05-12T06:17:00Z" w16du:dateUtc="2025-05-12T11:17:00Z">
              <w:tcPr>
                <w:tcW w:w="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AB431E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442" w:author="Alfredo Garcia" w:date="2025-05-12T06:16:00Z" w16du:dateUtc="2025-05-12T11:16:00Z"/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42E0499F" w14:textId="77777777" w:rsidTr="00EE46FE">
        <w:tblPrEx>
          <w:tblCellMar>
            <w:top w:w="0" w:type="dxa"/>
            <w:bottom w:w="0" w:type="dxa"/>
          </w:tblCellMar>
          <w:tblPrExChange w:id="443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44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4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BF7A88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  <w:tcPrChange w:id="446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37087232" w14:textId="2881399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 xml:space="preserve">Sesión </w:t>
            </w:r>
            <w:ins w:id="447" w:author="Alfredo Garcia" w:date="2025-05-12T06:00:00Z" w16du:dateUtc="2025-05-12T11:00:00Z">
              <w:r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t>4</w:t>
              </w:r>
            </w:ins>
            <w:del w:id="448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delText>3</w:delText>
              </w:r>
            </w:del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  <w:tcPrChange w:id="449" w:author="Alfredo Garcia" w:date="2025-05-12T05:51:00Z" w16du:dateUtc="2025-05-12T10:51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5A11C260" w14:textId="60E47F45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  <w:del w:id="450" w:author="Alfredo Garcia" w:date="2025-05-12T06:10:00Z" w16du:dateUtc="2025-05-12T11:10:00Z">
              <w:r w:rsidRPr="00E33551" w:rsidDel="0031220A">
                <w:rPr>
                  <w:rFonts w:ascii="Montserrat" w:hAnsi="Montserrat" w:cs="Montserrat"/>
                  <w:b/>
                  <w:bCs/>
                  <w:kern w:val="0"/>
                  <w:sz w:val="16"/>
                  <w:szCs w:val="16"/>
                </w:rPr>
                <w:delText>Organización y Anotación</w:delText>
              </w:r>
            </w:del>
            <w:ins w:id="451" w:author="Alfredo Garcia" w:date="2025-05-12T06:10:00Z" w16du:dateUtc="2025-05-12T11:10:00Z">
              <w:r>
                <w:rPr>
                  <w:rFonts w:ascii="Montserrat" w:hAnsi="Montserrat" w:cs="Montserrat"/>
                  <w:b/>
                  <w:bCs/>
                  <w:kern w:val="0"/>
                  <w:sz w:val="16"/>
                  <w:szCs w:val="16"/>
                </w:rPr>
                <w:t>Bloques y Atributos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452" w:author="Alfredo Garcia" w:date="2025-05-12T05:51:00Z" w16du:dateUtc="2025-05-12T10:51:00Z">
              <w:tcPr>
                <w:tcW w:w="1843" w:type="dxa"/>
                <w:gridSpan w:val="9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7B675EC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  <w:tcPrChange w:id="453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47AC0D1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54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E7F6E6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55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9BAEB4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602403D1" w14:textId="77777777" w:rsidTr="00EE46FE">
        <w:tblPrEx>
          <w:tblCellMar>
            <w:top w:w="0" w:type="dxa"/>
            <w:bottom w:w="0" w:type="dxa"/>
          </w:tblCellMar>
          <w:tblPrExChange w:id="456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457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58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175424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PrChange w:id="459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auto"/>
                </w:tcBorders>
              </w:tcPr>
            </w:tcPrChange>
          </w:tcPr>
          <w:p w14:paraId="7A7BD49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1</w:t>
            </w:r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nil"/>
            </w:tcBorders>
            <w:tcPrChange w:id="460" w:author="Alfredo Garcia" w:date="2025-05-12T05:51:00Z" w16du:dateUtc="2025-05-12T10:51:00Z">
              <w:tcPr>
                <w:tcW w:w="5301" w:type="dxa"/>
                <w:gridSpan w:val="6"/>
                <w:tcBorders>
                  <w:top w:val="single" w:sz="2" w:space="0" w:color="000000"/>
                  <w:left w:val="single" w:sz="4" w:space="0" w:color="auto"/>
                  <w:bottom w:val="single" w:sz="2" w:space="0" w:color="000000"/>
                  <w:right w:val="nil"/>
                </w:tcBorders>
              </w:tcPr>
            </w:tcPrChange>
          </w:tcPr>
          <w:p w14:paraId="7B976CE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Bloques: definición y creación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2" w:space="0" w:color="000000"/>
              <w:right w:val="nil"/>
            </w:tcBorders>
            <w:tcPrChange w:id="461" w:author="Alfredo Garcia" w:date="2025-05-12T05:51:00Z" w16du:dateUtc="2025-05-12T10:51:00Z">
              <w:tcPr>
                <w:tcW w:w="1843" w:type="dxa"/>
                <w:gridSpan w:val="9"/>
                <w:tcBorders>
                  <w:top w:val="nil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2EBD38C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PrChange w:id="462" w:author="Alfredo Garcia" w:date="2025-05-12T05:51:00Z" w16du:dateUtc="2025-05-12T10:51:00Z">
              <w:tcPr>
                <w:tcW w:w="162" w:type="dxa"/>
                <w:gridSpan w:val="3"/>
                <w:tcBorders>
                  <w:top w:val="nil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2C36E3B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63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0CB6FC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64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78CD06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79AE8864" w14:textId="77777777" w:rsidTr="00EE46FE">
        <w:tblPrEx>
          <w:tblCellMar>
            <w:top w:w="0" w:type="dxa"/>
            <w:bottom w:w="0" w:type="dxa"/>
          </w:tblCellMar>
          <w:tblPrExChange w:id="465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466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67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0B3413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68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57D8CD9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2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69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353FD1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Propiedades y edición de bloques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470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0AB40A2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71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F5F41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72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1A247E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462F895F" w14:textId="77777777" w:rsidTr="00EE46FE">
        <w:tblPrEx>
          <w:tblCellMar>
            <w:top w:w="0" w:type="dxa"/>
            <w:bottom w:w="0" w:type="dxa"/>
          </w:tblCellMar>
          <w:tblPrExChange w:id="473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47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7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B36C2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76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7949B9F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3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77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1C6FF46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Paleta de bloques y traslado de información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478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4B592C3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79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7010AE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80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E0AFA4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6B83A3E6" w14:textId="77777777" w:rsidTr="00EE46FE">
        <w:tblPrEx>
          <w:tblCellMar>
            <w:top w:w="0" w:type="dxa"/>
            <w:bottom w:w="0" w:type="dxa"/>
          </w:tblCellMar>
          <w:tblPrExChange w:id="481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482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83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8B5E1B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84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64A1325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4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85" w:author="Alfredo Garcia" w:date="2025-05-12T05:51:00Z" w16du:dateUtc="2025-05-12T10:51:00Z">
              <w:tcPr>
                <w:tcW w:w="2160" w:type="dxa"/>
                <w:gridSpan w:val="2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1716613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Creación de atributos</w:t>
            </w:r>
          </w:p>
        </w:tc>
        <w:tc>
          <w:tcPr>
            <w:tcW w:w="31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486" w:author="Alfredo Garcia" w:date="2025-05-12T05:51:00Z" w16du:dateUtc="2025-05-12T10:51:00Z">
              <w:tcPr>
                <w:tcW w:w="3141" w:type="dxa"/>
                <w:gridSpan w:val="4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43B51B8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487" w:author="Alfredo Garcia" w:date="2025-05-12T05:51:00Z" w16du:dateUtc="2025-05-12T10:51:00Z">
              <w:tcPr>
                <w:tcW w:w="1843" w:type="dxa"/>
                <w:gridSpan w:val="9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15EE566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488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7374612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89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2C05C4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90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89FF4EB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65C2755D" w14:textId="77777777" w:rsidTr="00EE46FE">
        <w:tblPrEx>
          <w:tblCellMar>
            <w:top w:w="0" w:type="dxa"/>
            <w:bottom w:w="0" w:type="dxa"/>
          </w:tblCellMar>
          <w:tblPrExChange w:id="491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492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493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433A82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94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CC7259B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5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495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3EFA76B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Introducción a bloques dinámicos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496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1EEAEE8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97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5CCB03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498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8920B2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5619B6B1" w14:textId="77777777" w:rsidTr="00EE46FE">
        <w:tblPrEx>
          <w:tblCellMar>
            <w:top w:w="0" w:type="dxa"/>
            <w:bottom w:w="0" w:type="dxa"/>
          </w:tblCellMar>
          <w:tblPrExChange w:id="499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500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01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01D525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502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2FECC07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1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503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28A0DF5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Elaboración de bloques básicos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99"/>
            <w:tcPrChange w:id="504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FFFF99"/>
              </w:tcPr>
            </w:tcPrChange>
          </w:tcPr>
          <w:p w14:paraId="3C6B792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05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213828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06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182E86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271B8BF2" w14:textId="77777777" w:rsidTr="00EE46FE">
        <w:tblPrEx>
          <w:tblCellMar>
            <w:top w:w="0" w:type="dxa"/>
            <w:bottom w:w="0" w:type="dxa"/>
          </w:tblCellMar>
          <w:tblPrExChange w:id="507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508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09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38292E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510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334A38E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2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511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4176BED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Inserción de atributos en bloques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99"/>
            <w:tcPrChange w:id="512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FFFF99"/>
              </w:tcPr>
            </w:tcPrChange>
          </w:tcPr>
          <w:p w14:paraId="2036848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13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687BE0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14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0931F1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41E9C09D" w14:textId="77777777" w:rsidTr="00EE46FE">
        <w:tblPrEx>
          <w:tblCellMar>
            <w:top w:w="0" w:type="dxa"/>
            <w:bottom w:w="0" w:type="dxa"/>
          </w:tblCellMar>
          <w:tblPrExChange w:id="515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trPrChange w:id="516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17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66D4824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  <w:tcPrChange w:id="518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C0C0C0" w:fill="C0C0C0"/>
              </w:tcPr>
            </w:tcPrChange>
          </w:tcPr>
          <w:p w14:paraId="0197C2F1" w14:textId="40D10971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Taller </w:t>
            </w:r>
            <w:ins w:id="519" w:author="Alfredo Garcia" w:date="2025-05-12T06:22:00Z" w16du:dateUtc="2025-05-12T11:22:00Z">
              <w:r w:rsidR="006F0090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4</w:t>
              </w:r>
            </w:ins>
            <w:del w:id="520" w:author="Alfredo Garcia" w:date="2025-05-12T06:22:00Z" w16du:dateUtc="2025-05-12T11:22:00Z">
              <w:r w:rsidRPr="00E33551" w:rsidDel="006F0090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3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0C0C0"/>
            <w:tcPrChange w:id="521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clear" w:color="auto" w:fill="C0C0C0"/>
              </w:tcPr>
            </w:tcPrChange>
          </w:tcPr>
          <w:p w14:paraId="361E563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kern w:val="0"/>
                <w:sz w:val="16"/>
                <w:szCs w:val="16"/>
              </w:rPr>
              <w:t>Creación de bloques dinámicos sencillos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0C0C0"/>
            <w:tcPrChange w:id="522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C0C0C0"/>
              </w:tcPr>
            </w:tcPrChange>
          </w:tcPr>
          <w:p w14:paraId="4F5203D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23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8692E5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24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6226E2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39879D77" w14:textId="30FD609C" w:rsidTr="00EE46FE">
        <w:tblPrEx>
          <w:tblCellMar>
            <w:top w:w="0" w:type="dxa"/>
            <w:bottom w:w="0" w:type="dxa"/>
          </w:tblCellMar>
          <w:tblPrExChange w:id="525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526" w:author="Alfredo Garcia" w:date="2025-05-12T06:00:00Z" w16du:dateUtc="2025-05-12T11:00:00Z"/>
          <w:trPrChange w:id="527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28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F8F2213" w14:textId="4BA5CDA2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29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  <w:tcPrChange w:id="530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99CCFF" w:fill="99CCFF"/>
              </w:tcPr>
            </w:tcPrChange>
          </w:tcPr>
          <w:p w14:paraId="711B00FA" w14:textId="4BCC4D65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31" w:author="Alfredo Garcia" w:date="2025-05-12T06:00:00Z" w16du:dateUtc="2025-05-12T11:00:00Z"/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del w:id="532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delText>Sesión 4</w:delText>
              </w:r>
            </w:del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9CCFF"/>
            <w:tcPrChange w:id="533" w:author="Alfredo Garcia" w:date="2025-05-12T05:51:00Z" w16du:dateUtc="2025-05-12T10:51:00Z">
              <w:tcPr>
                <w:tcW w:w="7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34015B00" w14:textId="77C20004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34" w:author="Alfredo Garcia" w:date="2025-05-12T06:00:00Z" w16du:dateUtc="2025-05-12T11:00:00Z"/>
                <w:rFonts w:ascii="Montserrat" w:hAnsi="Montserrat" w:cs="Montserrat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535" w:author="Alfredo Garcia" w:date="2025-05-12T05:51:00Z" w16du:dateUtc="2025-05-12T10:51:00Z">
              <w:tcPr>
                <w:tcW w:w="1418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330CE34C" w14:textId="6887A1F8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36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31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537" w:author="Alfredo Garcia" w:date="2025-05-12T05:51:00Z" w16du:dateUtc="2025-05-12T10:51:00Z">
              <w:tcPr>
                <w:tcW w:w="3141" w:type="dxa"/>
                <w:gridSpan w:val="4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10789B5A" w14:textId="365DA580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38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  <w:tcPrChange w:id="539" w:author="Alfredo Garcia" w:date="2025-05-12T05:51:00Z" w16du:dateUtc="2025-05-12T10:51:00Z">
              <w:tcPr>
                <w:tcW w:w="1843" w:type="dxa"/>
                <w:gridSpan w:val="9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  <w:shd w:val="clear" w:color="auto" w:fill="99CCFF"/>
              </w:tcPr>
            </w:tcPrChange>
          </w:tcPr>
          <w:p w14:paraId="7DEC7CC5" w14:textId="41A2E363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40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  <w:tcPrChange w:id="541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99CCFF"/>
              </w:tcPr>
            </w:tcPrChange>
          </w:tcPr>
          <w:p w14:paraId="747B90CB" w14:textId="20FA162C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42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43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36EA612" w14:textId="35315B38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44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45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6E5D0CB" w14:textId="418546E4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46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1E67BF44" w14:textId="3FCFAC0F" w:rsidTr="00EE46FE">
        <w:tblPrEx>
          <w:tblCellMar>
            <w:top w:w="0" w:type="dxa"/>
            <w:bottom w:w="0" w:type="dxa"/>
          </w:tblCellMar>
          <w:tblPrExChange w:id="547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548" w:author="Alfredo Garcia" w:date="2025-05-12T06:00:00Z" w16du:dateUtc="2025-05-12T11:00:00Z"/>
          <w:trPrChange w:id="549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50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2B0AE08" w14:textId="03701AF7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51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552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6F112D8A" w14:textId="7EC7247B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53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554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Tema 1</w:delText>
              </w:r>
            </w:del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PrChange w:id="555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010CEFA9" w14:textId="0B2C94BC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56" w:author="Alfredo Garcia" w:date="2025-05-12T06:00:00Z" w16du:dateUtc="2025-05-12T11:00:00Z"/>
                <w:rFonts w:ascii="Montserrat" w:hAnsi="Montserrat" w:cs="Montserrat"/>
                <w:kern w:val="0"/>
                <w:sz w:val="16"/>
                <w:szCs w:val="16"/>
              </w:rPr>
            </w:pPr>
            <w:del w:id="557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kern w:val="0"/>
                  <w:sz w:val="16"/>
                  <w:szCs w:val="16"/>
                </w:rPr>
                <w:delText>Capas (Layers) y organización de dibujos complejos</w:delText>
              </w:r>
            </w:del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58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ABE71E7" w14:textId="4852AF9C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59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60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72480A4" w14:textId="2727E02B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61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1C9A10F1" w14:textId="25600F79" w:rsidTr="00EE46FE">
        <w:tblPrEx>
          <w:tblCellMar>
            <w:top w:w="0" w:type="dxa"/>
            <w:bottom w:w="0" w:type="dxa"/>
          </w:tblCellMar>
          <w:tblPrExChange w:id="56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563" w:author="Alfredo Garcia" w:date="2025-05-12T06:00:00Z" w16du:dateUtc="2025-05-12T11:00:00Z"/>
          <w:trPrChange w:id="56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6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D214336" w14:textId="1D089E82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66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56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501C283D" w14:textId="6EB599A5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68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569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Tema 2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570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634079C9" w14:textId="47D44687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71" w:author="Alfredo Garcia" w:date="2025-05-12T06:00:00Z" w16du:dateUtc="2025-05-12T11:00:00Z"/>
                <w:rFonts w:ascii="Montserrat" w:hAnsi="Montserrat" w:cs="Montserrat"/>
                <w:kern w:val="0"/>
                <w:sz w:val="16"/>
                <w:szCs w:val="16"/>
              </w:rPr>
            </w:pPr>
            <w:del w:id="572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kern w:val="0"/>
                  <w:sz w:val="16"/>
                  <w:szCs w:val="16"/>
                </w:rPr>
                <w:delText>Anotaciones y textos: Mtext y Dtext</w:delText>
              </w:r>
            </w:del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573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2582938E" w14:textId="35A27EFD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74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75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D636942" w14:textId="35EE7080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76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77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9C9C513" w14:textId="175EA802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78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75B56065" w14:textId="5CF57378" w:rsidTr="00EE46FE">
        <w:tblPrEx>
          <w:tblCellMar>
            <w:top w:w="0" w:type="dxa"/>
            <w:bottom w:w="0" w:type="dxa"/>
          </w:tblCellMar>
          <w:tblPrExChange w:id="579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580" w:author="Alfredo Garcia" w:date="2025-05-12T06:00:00Z" w16du:dateUtc="2025-05-12T11:00:00Z"/>
          <w:trPrChange w:id="581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82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D88B960" w14:textId="713E5804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83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584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613C912F" w14:textId="7FC38118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85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586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Tema 3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587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6B9A94D5" w14:textId="0FF0CABA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588" w:author="Alfredo Garcia" w:date="2025-05-12T06:00:00Z" w16du:dateUtc="2025-05-12T11:00:00Z"/>
                <w:rFonts w:ascii="Montserrat" w:hAnsi="Montserrat" w:cs="Montserrat"/>
                <w:kern w:val="0"/>
                <w:sz w:val="16"/>
                <w:szCs w:val="16"/>
              </w:rPr>
            </w:pPr>
            <w:del w:id="589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kern w:val="0"/>
                  <w:sz w:val="16"/>
                  <w:szCs w:val="16"/>
                </w:rPr>
                <w:delText>Acotado: creación y estilos de cotas</w:delText>
              </w:r>
            </w:del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590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3D41CE05" w14:textId="239DEE9B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91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92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0896445" w14:textId="7CD76A26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93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594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1D8655C" w14:textId="6F103CB2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595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46AB0938" w14:textId="14C65BE2" w:rsidTr="00EE46FE">
        <w:tblPrEx>
          <w:tblCellMar>
            <w:top w:w="0" w:type="dxa"/>
            <w:bottom w:w="0" w:type="dxa"/>
          </w:tblCellMar>
          <w:tblPrExChange w:id="596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597" w:author="Alfredo Garcia" w:date="2025-05-12T06:00:00Z" w16du:dateUtc="2025-05-12T11:00:00Z"/>
          <w:trPrChange w:id="598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599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A400B10" w14:textId="4F5BB7B5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00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601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15F52EC5" w14:textId="0CA370ED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02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03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Tema 4</w:delText>
              </w:r>
            </w:del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604" w:author="Alfredo Garcia" w:date="2025-05-12T05:51:00Z" w16du:dateUtc="2025-05-12T10:51:00Z">
              <w:tcPr>
                <w:tcW w:w="5301" w:type="dxa"/>
                <w:gridSpan w:val="6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7A0FF9C1" w14:textId="160BB750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05" w:author="Alfredo Garcia" w:date="2025-05-12T06:00:00Z" w16du:dateUtc="2025-05-12T11:00:00Z"/>
                <w:rFonts w:ascii="Montserrat" w:hAnsi="Montserrat" w:cs="Montserrat"/>
                <w:kern w:val="0"/>
                <w:sz w:val="16"/>
                <w:szCs w:val="16"/>
              </w:rPr>
            </w:pPr>
            <w:del w:id="606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kern w:val="0"/>
                  <w:sz w:val="16"/>
                  <w:szCs w:val="16"/>
                </w:rPr>
                <w:delText>Creación y edición de capas</w:delText>
              </w:r>
            </w:del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PrChange w:id="607" w:author="Alfredo Garcia" w:date="2025-05-12T05:51:00Z" w16du:dateUtc="2025-05-12T10:51:00Z">
              <w:tcPr>
                <w:tcW w:w="1843" w:type="dxa"/>
                <w:gridSpan w:val="9"/>
                <w:tcBorders>
                  <w:top w:val="single" w:sz="2" w:space="0" w:color="000000"/>
                  <w:left w:val="nil"/>
                  <w:bottom w:val="single" w:sz="2" w:space="0" w:color="000000"/>
                  <w:right w:val="nil"/>
                </w:tcBorders>
              </w:tcPr>
            </w:tcPrChange>
          </w:tcPr>
          <w:p w14:paraId="0CF22BAF" w14:textId="5A842385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08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609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41829B56" w14:textId="1A538CA5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10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11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A8E0603" w14:textId="12475BED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12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13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5897DC7" w14:textId="569E5F99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14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49171B74" w14:textId="126FFF5A" w:rsidTr="00EE46FE">
        <w:tblPrEx>
          <w:tblCellMar>
            <w:top w:w="0" w:type="dxa"/>
            <w:bottom w:w="0" w:type="dxa"/>
          </w:tblCellMar>
          <w:tblPrExChange w:id="615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616" w:author="Alfredo Garcia" w:date="2025-05-12T06:00:00Z" w16du:dateUtc="2025-05-12T11:00:00Z"/>
          <w:trPrChange w:id="617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618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A8D7F96" w14:textId="18BFA4C7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19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620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116479F5" w14:textId="0B211833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21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22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Tema 5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PrChange w:id="623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</w:tcPrChange>
          </w:tcPr>
          <w:p w14:paraId="56A76506" w14:textId="0FAA0EF5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24" w:author="Alfredo Garcia" w:date="2025-05-12T06:00:00Z" w16du:dateUtc="2025-05-12T11:00:00Z"/>
                <w:rFonts w:ascii="Montserrat" w:hAnsi="Montserrat" w:cs="Montserrat"/>
                <w:kern w:val="0"/>
                <w:sz w:val="16"/>
                <w:szCs w:val="16"/>
              </w:rPr>
            </w:pPr>
            <w:del w:id="625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kern w:val="0"/>
                  <w:sz w:val="16"/>
                  <w:szCs w:val="16"/>
                </w:rPr>
                <w:delText>Propiedades y herramientas de capas</w:delText>
              </w:r>
            </w:del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PrChange w:id="626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</w:tcPr>
            </w:tcPrChange>
          </w:tcPr>
          <w:p w14:paraId="55C4E05E" w14:textId="0A0C89D9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27" w:author="Alfredo Garcia" w:date="2025-05-12T06:00:00Z" w16du:dateUtc="2025-05-12T11:00:00Z"/>
                <w:rFonts w:ascii="Arial" w:hAnsi="Arial" w:cs="Arial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28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CE04EB6" w14:textId="1E111031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29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30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43890C8" w14:textId="0FA6F0C9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31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1F4E95A2" w14:textId="0B0528E1" w:rsidTr="00EE46FE">
        <w:tblPrEx>
          <w:tblCellMar>
            <w:top w:w="0" w:type="dxa"/>
            <w:bottom w:w="0" w:type="dxa"/>
          </w:tblCellMar>
          <w:tblPrExChange w:id="632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633" w:author="Alfredo Garcia" w:date="2025-05-12T06:00:00Z" w16du:dateUtc="2025-05-12T11:00:00Z"/>
          <w:trPrChange w:id="634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635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684FFF8" w14:textId="6DA3D93D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36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637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075C83DF" w14:textId="41D1E62E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38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39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Caso 1</w:delText>
              </w:r>
            </w:del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640" w:author="Alfredo Garcia" w:date="2025-05-12T05:51:00Z" w16du:dateUtc="2025-05-12T10:51:00Z">
              <w:tcPr>
                <w:tcW w:w="7144" w:type="dxa"/>
                <w:gridSpan w:val="15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033BAD06" w14:textId="2FB4F866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41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42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Organización de un plano mediante capas</w:delText>
              </w:r>
            </w:del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99"/>
            <w:tcPrChange w:id="643" w:author="Alfredo Garcia" w:date="2025-05-12T05:51:00Z" w16du:dateUtc="2025-05-12T10:51:00Z">
              <w:tcPr>
                <w:tcW w:w="162" w:type="dxa"/>
                <w:gridSpan w:val="3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2" w:space="0" w:color="000000"/>
                </w:tcBorders>
                <w:shd w:val="clear" w:color="auto" w:fill="FFFF99"/>
              </w:tcPr>
            </w:tcPrChange>
          </w:tcPr>
          <w:p w14:paraId="06AC2C5A" w14:textId="4CAA405D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44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45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62E39BC" w14:textId="3A740B6C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46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47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669AE41" w14:textId="10E70DB2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48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556CA5D7" w14:textId="0D631A19" w:rsidTr="00EE46FE">
        <w:tblPrEx>
          <w:tblCellMar>
            <w:top w:w="0" w:type="dxa"/>
            <w:bottom w:w="0" w:type="dxa"/>
          </w:tblCellMar>
          <w:tblPrExChange w:id="649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650" w:author="Alfredo Garcia" w:date="2025-05-12T06:00:00Z" w16du:dateUtc="2025-05-12T11:00:00Z"/>
          <w:trPrChange w:id="651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652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4CF2D2A" w14:textId="5FFDF097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53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  <w:tcPrChange w:id="654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FFFF99" w:fill="FFFF99"/>
              </w:tcPr>
            </w:tcPrChange>
          </w:tcPr>
          <w:p w14:paraId="3B045869" w14:textId="2C03BB2E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55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56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Caso 2</w:delText>
              </w:r>
            </w:del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  <w:tcPrChange w:id="657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solid" w:color="FFFF99" w:fill="FFFF99"/>
              </w:tcPr>
            </w:tcPrChange>
          </w:tcPr>
          <w:p w14:paraId="30C077CE" w14:textId="3CF93349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58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59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Implementación de anotaciones en planos de diseño</w:delText>
              </w:r>
            </w:del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60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EEF1AFF" w14:textId="3F31557B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61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62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5EB7823" w14:textId="62A920FB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63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:rsidDel="00AD18ED" w14:paraId="70B910F6" w14:textId="1D60F448" w:rsidTr="00EE46FE">
        <w:tblPrEx>
          <w:tblCellMar>
            <w:top w:w="0" w:type="dxa"/>
            <w:bottom w:w="0" w:type="dxa"/>
          </w:tblCellMar>
          <w:tblPrExChange w:id="664" w:author="Alfredo Garcia" w:date="2025-05-12T05:51:00Z" w16du:dateUtc="2025-05-12T10:51:00Z">
            <w:tblPrEx>
              <w:tblW w:w="10667" w:type="dxa"/>
              <w:tblCellMar>
                <w:top w:w="0" w:type="dxa"/>
                <w:bottom w:w="0" w:type="dxa"/>
              </w:tblCellMar>
            </w:tblPrEx>
          </w:tblPrExChange>
        </w:tblPrEx>
        <w:trPr>
          <w:trHeight w:val="247"/>
          <w:jc w:val="center"/>
          <w:del w:id="665" w:author="Alfredo Garcia" w:date="2025-05-12T06:00:00Z" w16du:dateUtc="2025-05-12T11:00:00Z"/>
          <w:trPrChange w:id="666" w:author="Alfredo Garcia" w:date="2025-05-12T05:51:00Z" w16du:dateUtc="2025-05-12T10:51:00Z">
            <w:trPr>
              <w:trHeight w:val="247"/>
              <w:jc w:val="center"/>
            </w:trPr>
          </w:trPrChange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PrChange w:id="667" w:author="Alfredo Garcia" w:date="2025-05-12T05:51:00Z" w16du:dateUtc="2025-05-12T10:51:00Z">
              <w:tcPr>
                <w:tcW w:w="1557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4422FBC0" w14:textId="2DECED8D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68" w:author="Alfredo Garcia" w:date="2025-05-12T06:00:00Z" w16du:dateUtc="2025-05-12T11:00:00Z"/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  <w:tcPrChange w:id="669" w:author="Alfredo Garcia" w:date="2025-05-12T05:51:00Z" w16du:dateUtc="2025-05-12T10:51:00Z">
              <w:tcPr>
                <w:tcW w:w="13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  <w:shd w:val="solid" w:color="C0C0C0" w:fill="C0C0C0"/>
              </w:tcPr>
            </w:tcPrChange>
          </w:tcPr>
          <w:p w14:paraId="0D20DC01" w14:textId="75620419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70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71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Taller 4</w:delText>
              </w:r>
            </w:del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C0C0C0" w:fill="C0C0C0"/>
            <w:tcPrChange w:id="672" w:author="Alfredo Garcia" w:date="2025-05-12T05:51:00Z" w16du:dateUtc="2025-05-12T10:51:00Z">
              <w:tcPr>
                <w:tcW w:w="7306" w:type="dxa"/>
                <w:gridSpan w:val="18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solid" w:color="C0C0C0" w:fill="C0C0C0"/>
              </w:tcPr>
            </w:tcPrChange>
          </w:tcPr>
          <w:p w14:paraId="40A4D161" w14:textId="4B784498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del w:id="673" w:author="Alfredo Garcia" w:date="2025-05-12T06:00:00Z" w16du:dateUtc="2025-05-12T11:00:00Z"/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del w:id="674" w:author="Alfredo Garcia" w:date="2025-05-12T06:00:00Z" w16du:dateUtc="2025-05-12T11:00:00Z">
              <w:r w:rsidRPr="00E33551" w:rsidDel="00AD18ED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Documentación completa de un plano con capas y cotas</w:delText>
              </w:r>
            </w:del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75" w:author="Alfredo Garcia" w:date="2025-05-12T05:51:00Z" w16du:dateUtc="2025-05-12T10:51:00Z">
              <w:tcPr>
                <w:tcW w:w="1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53D740B7" w14:textId="5FEC580E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76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PrChange w:id="677" w:author="Alfredo Garcia" w:date="2025-05-12T05:51:00Z" w16du:dateUtc="2025-05-12T10:51:00Z"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3DA81FA" w14:textId="08FAECF4" w:rsidR="00FE29D8" w:rsidRPr="00E33551" w:rsidDel="00AD18ED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678" w:author="Alfredo Garcia" w:date="2025-05-12T06:00:00Z" w16du:dateUtc="2025-05-12T11:00:00Z"/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32FAAD0F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6CC8F9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</w:tcPr>
          <w:p w14:paraId="70ADBF8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Sesión 5</w:t>
            </w:r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9CCFF"/>
          </w:tcPr>
          <w:p w14:paraId="54990A1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Presentación de Proyectos</w:t>
            </w: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</w:tcPr>
          <w:p w14:paraId="46F0FDB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</w:tcPr>
          <w:p w14:paraId="2643410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D22B60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7AE40D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09B3079F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5CDE55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6E388E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1</w:t>
            </w:r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208DBE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Layouts y espacios de trabajo</w:t>
            </w: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627449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B7E60C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A5417B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71EF53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432BDD8B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343805C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443554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2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2C3DE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Ploteo y configuración de impresión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5AC69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27805E2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02A9B25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1C81EB07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4DEF5D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88A098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3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29B6FE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Uso de escalas y vistas</w:t>
            </w:r>
          </w:p>
        </w:tc>
        <w:tc>
          <w:tcPr>
            <w:tcW w:w="314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9330C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C323C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40573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E5ED59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734B7F4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5D9DE5BD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3F2227C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C5D255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4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6EFE0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Generación de presentaciones profesionales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970F1C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2CF94BD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2DE84E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471375E1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D8370A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86A81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5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6EA5A6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Exportación a formatos compatibles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DF514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F3E453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22F25E2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3FD630F7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09E25E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</w:tcPr>
          <w:p w14:paraId="5E21281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</w:tcPr>
          <w:p w14:paraId="390B1ED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Configuración de layouts para un plano arquitectónico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0B60F9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3813B8B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6BDE7938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17215C1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</w:tcPr>
          <w:p w14:paraId="75D7529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2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</w:tcPr>
          <w:p w14:paraId="60897D4B" w14:textId="665A549B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Presentación de un plano</w:t>
            </w:r>
            <w:ins w:id="679" w:author="Alfredo Garcia" w:date="2025-05-12T06:21:00Z" w16du:dateUtc="2025-05-12T11:21:00Z">
              <w:r w:rsidR="00B12099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 xml:space="preserve"> </w:t>
              </w:r>
            </w:ins>
            <w:del w:id="680" w:author="Alfredo Garcia" w:date="2025-05-12T06:21:00Z" w16du:dateUtc="2025-05-12T11:21:00Z">
              <w:r w:rsidRPr="00E33551" w:rsidDel="00B12099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 xml:space="preserve"> de instalaciones </w:delText>
              </w:r>
            </w:del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en diferentes escalas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1A1D7AD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7FE250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65BEC792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0DD3BE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</w:tcPr>
          <w:p w14:paraId="524ED4D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Taller 5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</w:tcPr>
          <w:p w14:paraId="35474AF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Creación de planos listos para impresión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43B8CA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B8FFC7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DD66A74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79E8F8B8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62FB074D" w14:textId="43DE5F74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99CCFF" w:fill="99CCFF"/>
          </w:tcPr>
          <w:p w14:paraId="5353F7F4" w14:textId="1FD38E92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 xml:space="preserve">Sesión </w:t>
            </w:r>
            <w:ins w:id="681" w:author="Alfredo Garcia" w:date="2025-05-12T06:20:00Z" w16du:dateUtc="2025-05-12T11:20:00Z">
              <w:r w:rsidR="00C41098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t>6</w:t>
              </w:r>
            </w:ins>
            <w:del w:id="682" w:author="Alfredo Garcia" w:date="2025-05-12T05:52:00Z" w16du:dateUtc="2025-05-12T10:52:00Z">
              <w:r w:rsidRPr="00E33551" w:rsidDel="00644B85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delText>6</w:delText>
              </w:r>
            </w:del>
          </w:p>
        </w:tc>
        <w:tc>
          <w:tcPr>
            <w:tcW w:w="53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9CCFF"/>
          </w:tcPr>
          <w:p w14:paraId="575C2375" w14:textId="00B8039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b/>
                <w:bCs/>
                <w:color w:val="000000"/>
                <w:kern w:val="0"/>
                <w:sz w:val="16"/>
                <w:szCs w:val="16"/>
              </w:rPr>
              <w:t>Renderizado y Visualización</w:t>
            </w:r>
            <w:ins w:id="683" w:author="Alfredo Garcia" w:date="2025-05-12T06:21:00Z" w16du:dateUtc="2025-05-12T11:21:00Z">
              <w:r w:rsidR="00917CAD">
                <w:rPr>
                  <w:rFonts w:ascii="Montserrat" w:hAnsi="Montserrat" w:cs="Montserrat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 </w:t>
              </w:r>
              <w:r w:rsidR="00917CAD" w:rsidRPr="00917CAD">
                <w:rPr>
                  <w:rFonts w:ascii="Montserrat" w:hAnsi="Montserrat" w:cs="Montserrat"/>
                  <w:b/>
                  <w:bCs/>
                  <w:color w:val="FF0000"/>
                  <w:kern w:val="0"/>
                  <w:sz w:val="16"/>
                  <w:szCs w:val="16"/>
                  <w:rPrChange w:id="684" w:author="Alfredo Garcia" w:date="2025-05-12T06:21:00Z" w16du:dateUtc="2025-05-12T11:21:00Z">
                    <w:rPr>
                      <w:rFonts w:ascii="Montserrat" w:hAnsi="Montserrat" w:cs="Montserrat"/>
                      <w:b/>
                      <w:bCs/>
                      <w:color w:val="000000"/>
                      <w:kern w:val="0"/>
                      <w:sz w:val="16"/>
                      <w:szCs w:val="16"/>
                    </w:rPr>
                  </w:rPrChange>
                </w:rPr>
                <w:t>(OPCIONAL)</w:t>
              </w:r>
            </w:ins>
          </w:p>
        </w:tc>
        <w:tc>
          <w:tcPr>
            <w:tcW w:w="1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99CCFF"/>
          </w:tcPr>
          <w:p w14:paraId="5796998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99CCFF"/>
          </w:tcPr>
          <w:p w14:paraId="478CAE2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B01ED6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13FD5D1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3B9CCC88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799AA1F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44ECD4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E685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Técnicas de renderizado y aplicación de materiales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48FF0E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6119F36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2832AAD5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95F43C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B77F2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2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9704C4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Configuración de luces y cámaras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3AD953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0543269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C2B679B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79568F1B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3AD07B3B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1455B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3</w:t>
            </w:r>
          </w:p>
        </w:tc>
        <w:tc>
          <w:tcPr>
            <w:tcW w:w="68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28E157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Uso de estilos visuales para presentación</w:t>
            </w:r>
          </w:p>
        </w:tc>
        <w:tc>
          <w:tcPr>
            <w:tcW w:w="1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E79F434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79A50A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615B1E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0F974FD0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8BCF4C0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0619A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4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211F4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Optimización de la calidad gráfica y tiempos de render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2B6BDB5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63CB76BE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07AF546D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3ADD8A8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18E83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Tema 5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23BA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Exportación de modelos 3D para presentaciones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B1471A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3A591CB6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4C5FA7ED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6C46990F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</w:tcPr>
          <w:p w14:paraId="6B6ACEE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1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</w:tcPr>
          <w:p w14:paraId="7B8F867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Renderizado de un modelo 3D para presentación final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1A485E0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654CBF9C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6607927E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0CBA0A4A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FFFF99" w:fill="FFFF99"/>
          </w:tcPr>
          <w:p w14:paraId="58296E8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Caso 2</w:t>
            </w:r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99" w:fill="FFFF99"/>
          </w:tcPr>
          <w:p w14:paraId="48823358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Comparación de efectos visuales con distintos materiales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7D0F21B5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88D0BB9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:rsidR="00FE29D8" w:rsidRPr="00E33551" w14:paraId="1BB3ABCC" w14:textId="77777777" w:rsidTr="00EE46FE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4B8BE741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solid" w:color="C0C0C0" w:fill="C0C0C0"/>
          </w:tcPr>
          <w:p w14:paraId="51338FA4" w14:textId="01378110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 xml:space="preserve">Taller </w:t>
            </w:r>
            <w:ins w:id="685" w:author="Alfredo Garcia" w:date="2025-05-12T06:20:00Z" w16du:dateUtc="2025-05-12T11:20:00Z">
              <w:r w:rsidR="00C41098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t>6</w:t>
              </w:r>
            </w:ins>
            <w:del w:id="686" w:author="Alfredo Garcia" w:date="2025-05-12T05:53:00Z" w16du:dateUtc="2025-05-12T10:53:00Z">
              <w:r w:rsidRPr="00E33551" w:rsidDel="00644B85">
                <w:rPr>
                  <w:rFonts w:ascii="Montserrat" w:hAnsi="Montserrat" w:cs="Montserrat"/>
                  <w:color w:val="000000"/>
                  <w:kern w:val="0"/>
                  <w:sz w:val="16"/>
                  <w:szCs w:val="16"/>
                </w:rPr>
                <w:delText>6</w:delText>
              </w:r>
            </w:del>
          </w:p>
        </w:tc>
        <w:tc>
          <w:tcPr>
            <w:tcW w:w="70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C0C0C0" w:fill="C0C0C0"/>
          </w:tcPr>
          <w:p w14:paraId="421A570D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</w:pPr>
            <w:r w:rsidRPr="00E33551">
              <w:rPr>
                <w:rFonts w:ascii="Montserrat" w:hAnsi="Montserrat" w:cs="Montserrat"/>
                <w:color w:val="000000"/>
                <w:kern w:val="0"/>
                <w:sz w:val="16"/>
                <w:szCs w:val="16"/>
              </w:rPr>
              <w:t>Renderizado básico de una maqueta arquitectónica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86120C2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51328F63" w14:textId="77777777" w:rsidR="00FE29D8" w:rsidRPr="00E33551" w:rsidRDefault="00FE29D8" w:rsidP="00FE29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Nunito" w:hAnsi="Nunito" w:cs="Nunito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</w:tbl>
    <w:p w14:paraId="765E43D1" w14:textId="51DDB70D" w:rsidR="001B3118" w:rsidRDefault="001B3118"/>
    <w:sectPr w:rsidR="001B3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fredo Garcia">
    <w15:presenceInfo w15:providerId="AD" w15:userId="S::Alfredo.Garcia@ausenco.com::cc80d364-6ac9-40e1-85b8-d5f940ce50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51"/>
    <w:rsid w:val="000A03C0"/>
    <w:rsid w:val="00127F42"/>
    <w:rsid w:val="00167DEA"/>
    <w:rsid w:val="001B3118"/>
    <w:rsid w:val="002042F2"/>
    <w:rsid w:val="00292481"/>
    <w:rsid w:val="0031220A"/>
    <w:rsid w:val="00481B2A"/>
    <w:rsid w:val="004E1943"/>
    <w:rsid w:val="00644B85"/>
    <w:rsid w:val="006F0090"/>
    <w:rsid w:val="00917CAD"/>
    <w:rsid w:val="00932AA0"/>
    <w:rsid w:val="0095009A"/>
    <w:rsid w:val="00AD18ED"/>
    <w:rsid w:val="00B12099"/>
    <w:rsid w:val="00C0269A"/>
    <w:rsid w:val="00C40C14"/>
    <w:rsid w:val="00C41098"/>
    <w:rsid w:val="00CA5C20"/>
    <w:rsid w:val="00E33551"/>
    <w:rsid w:val="00EA38C2"/>
    <w:rsid w:val="00EE46FE"/>
    <w:rsid w:val="00F40C50"/>
    <w:rsid w:val="00FD2DA4"/>
    <w:rsid w:val="00FE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D38E"/>
  <w15:chartTrackingRefBased/>
  <w15:docId w15:val="{AE6DA595-5090-4A64-A25A-3E72170E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5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5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5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5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551"/>
    <w:rPr>
      <w:b/>
      <w:bCs/>
      <w:smallCaps/>
      <w:color w:val="2F5496" w:themeColor="accent1" w:themeShade="BF"/>
      <w:spacing w:val="5"/>
    </w:rPr>
  </w:style>
  <w:style w:type="paragraph" w:styleId="Revisin">
    <w:name w:val="Revision"/>
    <w:hidden/>
    <w:uiPriority w:val="99"/>
    <w:semiHidden/>
    <w:rsid w:val="00E335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Garcia</dc:creator>
  <cp:keywords/>
  <dc:description/>
  <cp:lastModifiedBy>Alfredo Garcia</cp:lastModifiedBy>
  <cp:revision>23</cp:revision>
  <dcterms:created xsi:type="dcterms:W3CDTF">2025-05-12T09:54:00Z</dcterms:created>
  <dcterms:modified xsi:type="dcterms:W3CDTF">2025-05-12T11:22:00Z</dcterms:modified>
</cp:coreProperties>
</file>